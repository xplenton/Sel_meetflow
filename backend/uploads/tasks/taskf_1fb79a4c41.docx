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AAC75DE" w14:textId="77777777" w:rsidR="00E316F4" w:rsidRDefault="00E316F4" w:rsidP="00E316F4"/>
    <w:p w14:paraId="7532C459" w14:textId="77777777" w:rsidR="00E316F4" w:rsidRDefault="00E316F4" w:rsidP="00E316F4"/>
    <w:p w14:paraId="37A39074" w14:textId="77777777" w:rsidR="00E316F4" w:rsidRDefault="00E316F4" w:rsidP="00E316F4"/>
    <w:p w14:paraId="18E99161" w14:textId="77777777" w:rsidR="00E316F4" w:rsidRDefault="00E316F4" w:rsidP="00E316F4"/>
    <w:p w14:paraId="537AE48B" w14:textId="77777777" w:rsidR="00E316F4" w:rsidRDefault="00E316F4" w:rsidP="00E316F4"/>
    <w:p w14:paraId="2C9E8C14" w14:textId="77777777" w:rsidR="00076FCD" w:rsidRDefault="00076FCD" w:rsidP="00E316F4"/>
    <w:p w14:paraId="59709E1A" w14:textId="77777777" w:rsidR="00076FCD" w:rsidRDefault="00076FCD" w:rsidP="00E316F4"/>
    <w:p w14:paraId="506E262F" w14:textId="77777777" w:rsidR="00076FCD" w:rsidRDefault="00076FCD" w:rsidP="00E316F4"/>
    <w:p w14:paraId="2CBBB1A4" w14:textId="77777777" w:rsidR="00E316F4" w:rsidRPr="00E316F4" w:rsidRDefault="008B3F75" w:rsidP="00E316F4">
      <w:pPr>
        <w:pStyle w:val="Dokumenttitel"/>
      </w:pPr>
      <w:r>
        <w:t>Richtlinie für den Einsatz von künstlicher Intelligenz im Konzern Klinikum Leverkusen (KI-Richtlinie)</w:t>
      </w:r>
    </w:p>
    <w:p w14:paraId="379AAEE1" w14:textId="77777777" w:rsidR="00E316F4" w:rsidRDefault="00E316F4" w:rsidP="00E316F4"/>
    <w:p w14:paraId="4433C076" w14:textId="77777777" w:rsidR="00E316F4" w:rsidRDefault="00E316F4" w:rsidP="00E316F4"/>
    <w:p w14:paraId="106B36BA" w14:textId="77777777" w:rsidR="00E316F4" w:rsidRDefault="00E316F4" w:rsidP="00E316F4"/>
    <w:p w14:paraId="7C1F3876" w14:textId="77777777" w:rsidR="00E316F4" w:rsidRDefault="00E316F4" w:rsidP="00E316F4"/>
    <w:p w14:paraId="54C5FE3A" w14:textId="77777777" w:rsidR="00E316F4" w:rsidRDefault="00E316F4" w:rsidP="00E316F4"/>
    <w:p w14:paraId="4AB6DE8C" w14:textId="77777777" w:rsidR="00E316F4" w:rsidRDefault="00E316F4" w:rsidP="00E316F4"/>
    <w:p w14:paraId="648474C7" w14:textId="77777777" w:rsidR="00E316F4" w:rsidRDefault="00E316F4" w:rsidP="00E316F4"/>
    <w:p w14:paraId="4880E0EA" w14:textId="77777777" w:rsidR="00E316F4" w:rsidRDefault="00E316F4" w:rsidP="00E316F4"/>
    <w:p w14:paraId="13415D0F" w14:textId="77777777" w:rsidR="00E316F4" w:rsidRDefault="00E316F4" w:rsidP="00E316F4"/>
    <w:p w14:paraId="4D9BB914" w14:textId="77777777" w:rsidR="00E316F4" w:rsidRDefault="00E316F4" w:rsidP="00E316F4"/>
    <w:p w14:paraId="6A1809AE" w14:textId="77777777" w:rsidR="00E316F4" w:rsidRDefault="00E316F4" w:rsidP="00E316F4"/>
    <w:p w14:paraId="37385B1D" w14:textId="77777777" w:rsidR="00E316F4" w:rsidRDefault="00E316F4" w:rsidP="00E316F4"/>
    <w:p w14:paraId="080C2787" w14:textId="77777777" w:rsidR="00E316F4" w:rsidRDefault="00E316F4" w:rsidP="00E316F4"/>
    <w:p w14:paraId="55551E2A" w14:textId="77777777" w:rsidR="00E316F4" w:rsidRDefault="00E316F4" w:rsidP="00E316F4"/>
    <w:p w14:paraId="3D730CF8" w14:textId="77777777" w:rsidR="00E316F4" w:rsidRDefault="00E316F4" w:rsidP="00E316F4"/>
    <w:p w14:paraId="01C56C86" w14:textId="77777777" w:rsidR="00E316F4" w:rsidRDefault="00E316F4" w:rsidP="00E316F4"/>
    <w:p w14:paraId="0DE10FC6" w14:textId="77777777" w:rsidR="00E316F4" w:rsidRDefault="00E316F4" w:rsidP="00E316F4">
      <w:r>
        <w:t>Monat Jahr</w:t>
      </w:r>
    </w:p>
    <w:p w14:paraId="0E26D02A" w14:textId="77777777" w:rsidR="00E5440C" w:rsidRDefault="00E5440C" w:rsidP="00AF510E">
      <w:pPr>
        <w:spacing w:line="540" w:lineRule="exact"/>
        <w:sectPr w:rsidR="00E5440C" w:rsidSect="00076FCD">
          <w:headerReference w:type="default" r:id="rId8"/>
          <w:footerReference w:type="default" r:id="rId9"/>
          <w:pgSz w:w="11906" w:h="16838" w:code="9"/>
          <w:pgMar w:top="3317" w:right="907" w:bottom="1361" w:left="1361" w:header="709" w:footer="510" w:gutter="0"/>
          <w:cols w:space="708"/>
          <w:docGrid w:linePitch="360"/>
        </w:sectPr>
      </w:pPr>
    </w:p>
    <w:p w14:paraId="020C8C57" w14:textId="77777777" w:rsidR="00E5440C" w:rsidRPr="00C21AE6" w:rsidRDefault="00E5440C" w:rsidP="00E316F4">
      <w:pPr>
        <w:pStyle w:val="berschrift0"/>
        <w:rPr>
          <w:color w:val="2E74B5" w:themeColor="accent1" w:themeShade="BF"/>
        </w:rPr>
      </w:pPr>
      <w:r w:rsidRPr="00C21AE6">
        <w:rPr>
          <w:color w:val="2E74B5" w:themeColor="accent1" w:themeShade="BF"/>
        </w:rPr>
        <w:lastRenderedPageBreak/>
        <w:t>Inhalt</w:t>
      </w:r>
    </w:p>
    <w:p w14:paraId="3670981C" w14:textId="77777777" w:rsidR="00E5440C" w:rsidRDefault="00E5440C" w:rsidP="00E316F4">
      <w:pPr>
        <w:pStyle w:val="berschrift0"/>
      </w:pPr>
    </w:p>
    <w:p w14:paraId="133A7023" w14:textId="77777777" w:rsidR="00ED2266" w:rsidRDefault="00777887">
      <w:pPr>
        <w:pStyle w:val="Verzeichnis1"/>
        <w:rPr>
          <w:rFonts w:asciiTheme="minorHAnsi" w:eastAsiaTheme="minorEastAsia" w:hAnsiTheme="minorHAnsi" w:cstheme="minorBidi"/>
          <w:b w:val="0"/>
          <w:noProof/>
          <w:sz w:val="22"/>
          <w:szCs w:val="22"/>
        </w:rPr>
      </w:pPr>
      <w:r w:rsidRPr="0065568A">
        <w:rPr>
          <w:color w:val="0070C0"/>
        </w:rPr>
        <w:fldChar w:fldCharType="begin"/>
      </w:r>
      <w:r w:rsidRPr="0065568A">
        <w:rPr>
          <w:color w:val="0070C0"/>
        </w:rPr>
        <w:instrText xml:space="preserve"> TOC \o "1-4" \h \z \u </w:instrText>
      </w:r>
      <w:r w:rsidRPr="0065568A">
        <w:rPr>
          <w:color w:val="0070C0"/>
        </w:rPr>
        <w:fldChar w:fldCharType="separate"/>
      </w:r>
      <w:hyperlink w:anchor="_Toc228454241" w:history="1">
        <w:r w:rsidR="00ED2266" w:rsidRPr="00F5022A">
          <w:rPr>
            <w:rStyle w:val="Hyperlink"/>
            <w:noProof/>
          </w:rPr>
          <w:t>1.</w:t>
        </w:r>
        <w:r w:rsidR="00ED2266">
          <w:rPr>
            <w:rFonts w:asciiTheme="minorHAnsi" w:eastAsiaTheme="minorEastAsia" w:hAnsiTheme="minorHAnsi" w:cstheme="minorBidi"/>
            <w:b w:val="0"/>
            <w:noProof/>
            <w:sz w:val="22"/>
            <w:szCs w:val="22"/>
          </w:rPr>
          <w:tab/>
        </w:r>
        <w:r w:rsidR="00ED2266" w:rsidRPr="00F5022A">
          <w:rPr>
            <w:rStyle w:val="Hyperlink"/>
            <w:noProof/>
          </w:rPr>
          <w:t>Zweck und Geltungsbereich</w:t>
        </w:r>
        <w:r w:rsidR="00ED2266">
          <w:rPr>
            <w:noProof/>
            <w:webHidden/>
          </w:rPr>
          <w:tab/>
        </w:r>
        <w:r w:rsidR="00ED2266">
          <w:rPr>
            <w:noProof/>
            <w:webHidden/>
          </w:rPr>
          <w:fldChar w:fldCharType="begin"/>
        </w:r>
        <w:r w:rsidR="00ED2266">
          <w:rPr>
            <w:noProof/>
            <w:webHidden/>
          </w:rPr>
          <w:instrText xml:space="preserve"> PAGEREF _Toc228454241 \h </w:instrText>
        </w:r>
        <w:r w:rsidR="00ED2266">
          <w:rPr>
            <w:noProof/>
            <w:webHidden/>
          </w:rPr>
        </w:r>
        <w:r w:rsidR="00ED2266">
          <w:rPr>
            <w:noProof/>
            <w:webHidden/>
          </w:rPr>
          <w:fldChar w:fldCharType="separate"/>
        </w:r>
        <w:r w:rsidR="00ED2266">
          <w:rPr>
            <w:noProof/>
            <w:webHidden/>
          </w:rPr>
          <w:t>2</w:t>
        </w:r>
        <w:r w:rsidR="00ED2266">
          <w:rPr>
            <w:noProof/>
            <w:webHidden/>
          </w:rPr>
          <w:fldChar w:fldCharType="end"/>
        </w:r>
      </w:hyperlink>
    </w:p>
    <w:p w14:paraId="43ECB79F" w14:textId="77777777" w:rsidR="00ED2266" w:rsidRDefault="00ED2266">
      <w:pPr>
        <w:pStyle w:val="Verzeichnis1"/>
        <w:rPr>
          <w:rFonts w:asciiTheme="minorHAnsi" w:eastAsiaTheme="minorEastAsia" w:hAnsiTheme="minorHAnsi" w:cstheme="minorBidi"/>
          <w:b w:val="0"/>
          <w:noProof/>
          <w:sz w:val="22"/>
          <w:szCs w:val="22"/>
        </w:rPr>
      </w:pPr>
      <w:hyperlink w:anchor="_Toc228454242" w:history="1">
        <w:r w:rsidRPr="00F5022A">
          <w:rPr>
            <w:rStyle w:val="Hyperlink"/>
            <w:noProof/>
          </w:rPr>
          <w:t>2.</w:t>
        </w:r>
        <w:r>
          <w:rPr>
            <w:rFonts w:asciiTheme="minorHAnsi" w:eastAsiaTheme="minorEastAsia" w:hAnsiTheme="minorHAnsi" w:cstheme="minorBidi"/>
            <w:b w:val="0"/>
            <w:noProof/>
            <w:sz w:val="22"/>
            <w:szCs w:val="22"/>
          </w:rPr>
          <w:tab/>
        </w:r>
        <w:r w:rsidRPr="00F5022A">
          <w:rPr>
            <w:rStyle w:val="Hyperlink"/>
            <w:noProof/>
          </w:rPr>
          <w:t>Begrifflichkeit</w:t>
        </w:r>
        <w:r>
          <w:rPr>
            <w:noProof/>
            <w:webHidden/>
          </w:rPr>
          <w:tab/>
        </w:r>
        <w:r>
          <w:rPr>
            <w:noProof/>
            <w:webHidden/>
          </w:rPr>
          <w:fldChar w:fldCharType="begin"/>
        </w:r>
        <w:r>
          <w:rPr>
            <w:noProof/>
            <w:webHidden/>
          </w:rPr>
          <w:instrText xml:space="preserve"> PAGEREF _Toc228454242 \h </w:instrText>
        </w:r>
        <w:r>
          <w:rPr>
            <w:noProof/>
            <w:webHidden/>
          </w:rPr>
        </w:r>
        <w:r>
          <w:rPr>
            <w:noProof/>
            <w:webHidden/>
          </w:rPr>
          <w:fldChar w:fldCharType="separate"/>
        </w:r>
        <w:r>
          <w:rPr>
            <w:noProof/>
            <w:webHidden/>
          </w:rPr>
          <w:t>2</w:t>
        </w:r>
        <w:r>
          <w:rPr>
            <w:noProof/>
            <w:webHidden/>
          </w:rPr>
          <w:fldChar w:fldCharType="end"/>
        </w:r>
      </w:hyperlink>
    </w:p>
    <w:p w14:paraId="6B4D1E7C" w14:textId="77777777" w:rsidR="00ED2266" w:rsidRDefault="00ED2266">
      <w:pPr>
        <w:pStyle w:val="Verzeichnis1"/>
        <w:rPr>
          <w:rFonts w:asciiTheme="minorHAnsi" w:eastAsiaTheme="minorEastAsia" w:hAnsiTheme="minorHAnsi" w:cstheme="minorBidi"/>
          <w:b w:val="0"/>
          <w:noProof/>
          <w:sz w:val="22"/>
          <w:szCs w:val="22"/>
        </w:rPr>
      </w:pPr>
      <w:hyperlink w:anchor="_Toc228454243" w:history="1">
        <w:r w:rsidRPr="00F5022A">
          <w:rPr>
            <w:rStyle w:val="Hyperlink"/>
            <w:noProof/>
          </w:rPr>
          <w:t>3.</w:t>
        </w:r>
        <w:r>
          <w:rPr>
            <w:rFonts w:asciiTheme="minorHAnsi" w:eastAsiaTheme="minorEastAsia" w:hAnsiTheme="minorHAnsi" w:cstheme="minorBidi"/>
            <w:b w:val="0"/>
            <w:noProof/>
            <w:sz w:val="22"/>
            <w:szCs w:val="22"/>
          </w:rPr>
          <w:tab/>
        </w:r>
        <w:r w:rsidRPr="00F5022A">
          <w:rPr>
            <w:rStyle w:val="Hyperlink"/>
            <w:noProof/>
          </w:rPr>
          <w:t>Grundsätzliche Regelungen</w:t>
        </w:r>
        <w:r>
          <w:rPr>
            <w:noProof/>
            <w:webHidden/>
          </w:rPr>
          <w:tab/>
        </w:r>
        <w:r>
          <w:rPr>
            <w:noProof/>
            <w:webHidden/>
          </w:rPr>
          <w:fldChar w:fldCharType="begin"/>
        </w:r>
        <w:r>
          <w:rPr>
            <w:noProof/>
            <w:webHidden/>
          </w:rPr>
          <w:instrText xml:space="preserve"> PAGEREF _Toc228454243 \h </w:instrText>
        </w:r>
        <w:r>
          <w:rPr>
            <w:noProof/>
            <w:webHidden/>
          </w:rPr>
        </w:r>
        <w:r>
          <w:rPr>
            <w:noProof/>
            <w:webHidden/>
          </w:rPr>
          <w:fldChar w:fldCharType="separate"/>
        </w:r>
        <w:r>
          <w:rPr>
            <w:noProof/>
            <w:webHidden/>
          </w:rPr>
          <w:t>2</w:t>
        </w:r>
        <w:r>
          <w:rPr>
            <w:noProof/>
            <w:webHidden/>
          </w:rPr>
          <w:fldChar w:fldCharType="end"/>
        </w:r>
      </w:hyperlink>
    </w:p>
    <w:p w14:paraId="08975F14" w14:textId="77777777" w:rsidR="00ED2266" w:rsidRDefault="00ED2266">
      <w:pPr>
        <w:pStyle w:val="Verzeichnis1"/>
        <w:rPr>
          <w:rFonts w:asciiTheme="minorHAnsi" w:eastAsiaTheme="minorEastAsia" w:hAnsiTheme="minorHAnsi" w:cstheme="minorBidi"/>
          <w:b w:val="0"/>
          <w:noProof/>
          <w:sz w:val="22"/>
          <w:szCs w:val="22"/>
        </w:rPr>
      </w:pPr>
      <w:hyperlink w:anchor="_Toc228454244" w:history="1">
        <w:r w:rsidRPr="00F5022A">
          <w:rPr>
            <w:rStyle w:val="Hyperlink"/>
            <w:noProof/>
          </w:rPr>
          <w:t>4.</w:t>
        </w:r>
        <w:r>
          <w:rPr>
            <w:rFonts w:asciiTheme="minorHAnsi" w:eastAsiaTheme="minorEastAsia" w:hAnsiTheme="minorHAnsi" w:cstheme="minorBidi"/>
            <w:b w:val="0"/>
            <w:noProof/>
            <w:sz w:val="22"/>
            <w:szCs w:val="22"/>
          </w:rPr>
          <w:tab/>
        </w:r>
        <w:r w:rsidRPr="00F5022A">
          <w:rPr>
            <w:rStyle w:val="Hyperlink"/>
            <w:noProof/>
          </w:rPr>
          <w:t>Zuständigkeiten</w:t>
        </w:r>
        <w:r>
          <w:rPr>
            <w:noProof/>
            <w:webHidden/>
          </w:rPr>
          <w:tab/>
        </w:r>
        <w:r>
          <w:rPr>
            <w:noProof/>
            <w:webHidden/>
          </w:rPr>
          <w:fldChar w:fldCharType="begin"/>
        </w:r>
        <w:r>
          <w:rPr>
            <w:noProof/>
            <w:webHidden/>
          </w:rPr>
          <w:instrText xml:space="preserve"> PAGEREF _Toc228454244 \h </w:instrText>
        </w:r>
        <w:r>
          <w:rPr>
            <w:noProof/>
            <w:webHidden/>
          </w:rPr>
        </w:r>
        <w:r>
          <w:rPr>
            <w:noProof/>
            <w:webHidden/>
          </w:rPr>
          <w:fldChar w:fldCharType="separate"/>
        </w:r>
        <w:r>
          <w:rPr>
            <w:noProof/>
            <w:webHidden/>
          </w:rPr>
          <w:t>3</w:t>
        </w:r>
        <w:r>
          <w:rPr>
            <w:noProof/>
            <w:webHidden/>
          </w:rPr>
          <w:fldChar w:fldCharType="end"/>
        </w:r>
      </w:hyperlink>
    </w:p>
    <w:p w14:paraId="322748A0" w14:textId="77777777" w:rsidR="00ED2266" w:rsidRDefault="00ED2266">
      <w:pPr>
        <w:pStyle w:val="Verzeichnis1"/>
        <w:rPr>
          <w:rFonts w:asciiTheme="minorHAnsi" w:eastAsiaTheme="minorEastAsia" w:hAnsiTheme="minorHAnsi" w:cstheme="minorBidi"/>
          <w:b w:val="0"/>
          <w:noProof/>
          <w:sz w:val="22"/>
          <w:szCs w:val="22"/>
        </w:rPr>
      </w:pPr>
      <w:hyperlink w:anchor="_Toc228454245" w:history="1">
        <w:r w:rsidRPr="00F5022A">
          <w:rPr>
            <w:rStyle w:val="Hyperlink"/>
            <w:noProof/>
          </w:rPr>
          <w:t>5.</w:t>
        </w:r>
        <w:r>
          <w:rPr>
            <w:rFonts w:asciiTheme="minorHAnsi" w:eastAsiaTheme="minorEastAsia" w:hAnsiTheme="minorHAnsi" w:cstheme="minorBidi"/>
            <w:b w:val="0"/>
            <w:noProof/>
            <w:sz w:val="22"/>
            <w:szCs w:val="22"/>
          </w:rPr>
          <w:tab/>
        </w:r>
        <w:r w:rsidRPr="00F5022A">
          <w:rPr>
            <w:rStyle w:val="Hyperlink"/>
            <w:noProof/>
          </w:rPr>
          <w:t>Einführung von KI-Systemen</w:t>
        </w:r>
        <w:r>
          <w:rPr>
            <w:noProof/>
            <w:webHidden/>
          </w:rPr>
          <w:tab/>
        </w:r>
        <w:r>
          <w:rPr>
            <w:noProof/>
            <w:webHidden/>
          </w:rPr>
          <w:fldChar w:fldCharType="begin"/>
        </w:r>
        <w:r>
          <w:rPr>
            <w:noProof/>
            <w:webHidden/>
          </w:rPr>
          <w:instrText xml:space="preserve"> PAGEREF _Toc228454245 \h </w:instrText>
        </w:r>
        <w:r>
          <w:rPr>
            <w:noProof/>
            <w:webHidden/>
          </w:rPr>
        </w:r>
        <w:r>
          <w:rPr>
            <w:noProof/>
            <w:webHidden/>
          </w:rPr>
          <w:fldChar w:fldCharType="separate"/>
        </w:r>
        <w:r>
          <w:rPr>
            <w:noProof/>
            <w:webHidden/>
          </w:rPr>
          <w:t>4</w:t>
        </w:r>
        <w:r>
          <w:rPr>
            <w:noProof/>
            <w:webHidden/>
          </w:rPr>
          <w:fldChar w:fldCharType="end"/>
        </w:r>
      </w:hyperlink>
    </w:p>
    <w:p w14:paraId="2819EB1B" w14:textId="77777777" w:rsidR="00ED2266" w:rsidRDefault="00ED2266">
      <w:pPr>
        <w:pStyle w:val="Verzeichnis2"/>
        <w:rPr>
          <w:rFonts w:asciiTheme="minorHAnsi" w:eastAsiaTheme="minorEastAsia" w:hAnsiTheme="minorHAnsi" w:cstheme="minorBidi"/>
          <w:noProof/>
          <w:szCs w:val="22"/>
        </w:rPr>
      </w:pPr>
      <w:hyperlink w:anchor="_Toc228454246" w:history="1">
        <w:r w:rsidRPr="00F5022A">
          <w:rPr>
            <w:rStyle w:val="Hyperlink"/>
            <w:noProof/>
          </w:rPr>
          <w:t>Bedarfsermittlung</w:t>
        </w:r>
        <w:r>
          <w:rPr>
            <w:noProof/>
            <w:webHidden/>
          </w:rPr>
          <w:tab/>
        </w:r>
        <w:r>
          <w:rPr>
            <w:noProof/>
            <w:webHidden/>
          </w:rPr>
          <w:fldChar w:fldCharType="begin"/>
        </w:r>
        <w:r>
          <w:rPr>
            <w:noProof/>
            <w:webHidden/>
          </w:rPr>
          <w:instrText xml:space="preserve"> PAGEREF _Toc228454246 \h </w:instrText>
        </w:r>
        <w:r>
          <w:rPr>
            <w:noProof/>
            <w:webHidden/>
          </w:rPr>
        </w:r>
        <w:r>
          <w:rPr>
            <w:noProof/>
            <w:webHidden/>
          </w:rPr>
          <w:fldChar w:fldCharType="separate"/>
        </w:r>
        <w:r>
          <w:rPr>
            <w:noProof/>
            <w:webHidden/>
          </w:rPr>
          <w:t>4</w:t>
        </w:r>
        <w:r>
          <w:rPr>
            <w:noProof/>
            <w:webHidden/>
          </w:rPr>
          <w:fldChar w:fldCharType="end"/>
        </w:r>
      </w:hyperlink>
    </w:p>
    <w:p w14:paraId="055D4181" w14:textId="77777777" w:rsidR="00ED2266" w:rsidRDefault="00ED2266">
      <w:pPr>
        <w:pStyle w:val="Verzeichnis2"/>
        <w:rPr>
          <w:rFonts w:asciiTheme="minorHAnsi" w:eastAsiaTheme="minorEastAsia" w:hAnsiTheme="minorHAnsi" w:cstheme="minorBidi"/>
          <w:noProof/>
          <w:szCs w:val="22"/>
        </w:rPr>
      </w:pPr>
      <w:hyperlink w:anchor="_Toc228454247" w:history="1">
        <w:r w:rsidRPr="00F5022A">
          <w:rPr>
            <w:rStyle w:val="Hyperlink"/>
            <w:noProof/>
          </w:rPr>
          <w:t>Risikobewertung</w:t>
        </w:r>
        <w:r>
          <w:rPr>
            <w:noProof/>
            <w:webHidden/>
          </w:rPr>
          <w:tab/>
        </w:r>
        <w:r>
          <w:rPr>
            <w:noProof/>
            <w:webHidden/>
          </w:rPr>
          <w:fldChar w:fldCharType="begin"/>
        </w:r>
        <w:r>
          <w:rPr>
            <w:noProof/>
            <w:webHidden/>
          </w:rPr>
          <w:instrText xml:space="preserve"> PAGEREF _Toc228454247 \h </w:instrText>
        </w:r>
        <w:r>
          <w:rPr>
            <w:noProof/>
            <w:webHidden/>
          </w:rPr>
        </w:r>
        <w:r>
          <w:rPr>
            <w:noProof/>
            <w:webHidden/>
          </w:rPr>
          <w:fldChar w:fldCharType="separate"/>
        </w:r>
        <w:r>
          <w:rPr>
            <w:noProof/>
            <w:webHidden/>
          </w:rPr>
          <w:t>4</w:t>
        </w:r>
        <w:r>
          <w:rPr>
            <w:noProof/>
            <w:webHidden/>
          </w:rPr>
          <w:fldChar w:fldCharType="end"/>
        </w:r>
      </w:hyperlink>
    </w:p>
    <w:p w14:paraId="65A6AB68" w14:textId="77777777" w:rsidR="00ED2266" w:rsidRDefault="00ED2266">
      <w:pPr>
        <w:pStyle w:val="Verzeichnis2"/>
        <w:rPr>
          <w:rFonts w:asciiTheme="minorHAnsi" w:eastAsiaTheme="minorEastAsia" w:hAnsiTheme="minorHAnsi" w:cstheme="minorBidi"/>
          <w:noProof/>
          <w:szCs w:val="22"/>
        </w:rPr>
      </w:pPr>
      <w:hyperlink w:anchor="_Toc228454248" w:history="1">
        <w:r w:rsidRPr="00F5022A">
          <w:rPr>
            <w:rStyle w:val="Hyperlink"/>
            <w:noProof/>
          </w:rPr>
          <w:t>Freigabe</w:t>
        </w:r>
        <w:r>
          <w:rPr>
            <w:noProof/>
            <w:webHidden/>
          </w:rPr>
          <w:tab/>
        </w:r>
        <w:r>
          <w:rPr>
            <w:noProof/>
            <w:webHidden/>
          </w:rPr>
          <w:fldChar w:fldCharType="begin"/>
        </w:r>
        <w:r>
          <w:rPr>
            <w:noProof/>
            <w:webHidden/>
          </w:rPr>
          <w:instrText xml:space="preserve"> PAGEREF _Toc228454248 \h </w:instrText>
        </w:r>
        <w:r>
          <w:rPr>
            <w:noProof/>
            <w:webHidden/>
          </w:rPr>
        </w:r>
        <w:r>
          <w:rPr>
            <w:noProof/>
            <w:webHidden/>
          </w:rPr>
          <w:fldChar w:fldCharType="separate"/>
        </w:r>
        <w:r>
          <w:rPr>
            <w:noProof/>
            <w:webHidden/>
          </w:rPr>
          <w:t>5</w:t>
        </w:r>
        <w:r>
          <w:rPr>
            <w:noProof/>
            <w:webHidden/>
          </w:rPr>
          <w:fldChar w:fldCharType="end"/>
        </w:r>
      </w:hyperlink>
    </w:p>
    <w:p w14:paraId="460AA1CD" w14:textId="77777777" w:rsidR="00ED2266" w:rsidRDefault="00ED2266">
      <w:pPr>
        <w:pStyle w:val="Verzeichnis2"/>
        <w:rPr>
          <w:rFonts w:asciiTheme="minorHAnsi" w:eastAsiaTheme="minorEastAsia" w:hAnsiTheme="minorHAnsi" w:cstheme="minorBidi"/>
          <w:noProof/>
          <w:szCs w:val="22"/>
        </w:rPr>
      </w:pPr>
      <w:hyperlink w:anchor="_Toc228454249" w:history="1">
        <w:r w:rsidRPr="00F5022A">
          <w:rPr>
            <w:rStyle w:val="Hyperlink"/>
            <w:noProof/>
          </w:rPr>
          <w:t>Vereinfachtes Freigabeverfahren (Fast-Track)</w:t>
        </w:r>
        <w:r>
          <w:rPr>
            <w:noProof/>
            <w:webHidden/>
          </w:rPr>
          <w:tab/>
        </w:r>
        <w:r>
          <w:rPr>
            <w:noProof/>
            <w:webHidden/>
          </w:rPr>
          <w:fldChar w:fldCharType="begin"/>
        </w:r>
        <w:r>
          <w:rPr>
            <w:noProof/>
            <w:webHidden/>
          </w:rPr>
          <w:instrText xml:space="preserve"> PAGEREF _Toc228454249 \h </w:instrText>
        </w:r>
        <w:r>
          <w:rPr>
            <w:noProof/>
            <w:webHidden/>
          </w:rPr>
        </w:r>
        <w:r>
          <w:rPr>
            <w:noProof/>
            <w:webHidden/>
          </w:rPr>
          <w:fldChar w:fldCharType="separate"/>
        </w:r>
        <w:r>
          <w:rPr>
            <w:noProof/>
            <w:webHidden/>
          </w:rPr>
          <w:t>5</w:t>
        </w:r>
        <w:r>
          <w:rPr>
            <w:noProof/>
            <w:webHidden/>
          </w:rPr>
          <w:fldChar w:fldCharType="end"/>
        </w:r>
      </w:hyperlink>
    </w:p>
    <w:p w14:paraId="20EE1A54" w14:textId="77777777" w:rsidR="00ED2266" w:rsidRDefault="00ED2266">
      <w:pPr>
        <w:pStyle w:val="Verzeichnis2"/>
        <w:rPr>
          <w:rFonts w:asciiTheme="minorHAnsi" w:eastAsiaTheme="minorEastAsia" w:hAnsiTheme="minorHAnsi" w:cstheme="minorBidi"/>
          <w:noProof/>
          <w:szCs w:val="22"/>
        </w:rPr>
      </w:pPr>
      <w:hyperlink w:anchor="_Toc228454250" w:history="1">
        <w:r w:rsidRPr="00F5022A">
          <w:rPr>
            <w:rStyle w:val="Hyperlink"/>
            <w:noProof/>
          </w:rPr>
          <w:t>Dokumentation</w:t>
        </w:r>
        <w:r>
          <w:rPr>
            <w:noProof/>
            <w:webHidden/>
          </w:rPr>
          <w:tab/>
        </w:r>
        <w:r>
          <w:rPr>
            <w:noProof/>
            <w:webHidden/>
          </w:rPr>
          <w:fldChar w:fldCharType="begin"/>
        </w:r>
        <w:r>
          <w:rPr>
            <w:noProof/>
            <w:webHidden/>
          </w:rPr>
          <w:instrText xml:space="preserve"> PAGEREF _Toc228454250 \h </w:instrText>
        </w:r>
        <w:r>
          <w:rPr>
            <w:noProof/>
            <w:webHidden/>
          </w:rPr>
        </w:r>
        <w:r>
          <w:rPr>
            <w:noProof/>
            <w:webHidden/>
          </w:rPr>
          <w:fldChar w:fldCharType="separate"/>
        </w:r>
        <w:r>
          <w:rPr>
            <w:noProof/>
            <w:webHidden/>
          </w:rPr>
          <w:t>5</w:t>
        </w:r>
        <w:r>
          <w:rPr>
            <w:noProof/>
            <w:webHidden/>
          </w:rPr>
          <w:fldChar w:fldCharType="end"/>
        </w:r>
      </w:hyperlink>
    </w:p>
    <w:p w14:paraId="6974CEB9" w14:textId="77777777" w:rsidR="00ED2266" w:rsidRDefault="00ED2266">
      <w:pPr>
        <w:pStyle w:val="Verzeichnis1"/>
        <w:rPr>
          <w:rFonts w:asciiTheme="minorHAnsi" w:eastAsiaTheme="minorEastAsia" w:hAnsiTheme="minorHAnsi" w:cstheme="minorBidi"/>
          <w:b w:val="0"/>
          <w:noProof/>
          <w:sz w:val="22"/>
          <w:szCs w:val="22"/>
        </w:rPr>
      </w:pPr>
      <w:hyperlink w:anchor="_Toc228454251" w:history="1">
        <w:r w:rsidRPr="00F5022A">
          <w:rPr>
            <w:rStyle w:val="Hyperlink"/>
            <w:noProof/>
          </w:rPr>
          <w:t>6.</w:t>
        </w:r>
        <w:r>
          <w:rPr>
            <w:rFonts w:asciiTheme="minorHAnsi" w:eastAsiaTheme="minorEastAsia" w:hAnsiTheme="minorHAnsi" w:cstheme="minorBidi"/>
            <w:b w:val="0"/>
            <w:noProof/>
            <w:sz w:val="22"/>
            <w:szCs w:val="22"/>
          </w:rPr>
          <w:tab/>
        </w:r>
        <w:r w:rsidRPr="00F5022A">
          <w:rPr>
            <w:rStyle w:val="Hyperlink"/>
            <w:noProof/>
          </w:rPr>
          <w:t>Zentrales KI-Register</w:t>
        </w:r>
        <w:r>
          <w:rPr>
            <w:noProof/>
            <w:webHidden/>
          </w:rPr>
          <w:tab/>
        </w:r>
        <w:r>
          <w:rPr>
            <w:noProof/>
            <w:webHidden/>
          </w:rPr>
          <w:fldChar w:fldCharType="begin"/>
        </w:r>
        <w:r>
          <w:rPr>
            <w:noProof/>
            <w:webHidden/>
          </w:rPr>
          <w:instrText xml:space="preserve"> PAGEREF _Toc228454251 \h </w:instrText>
        </w:r>
        <w:r>
          <w:rPr>
            <w:noProof/>
            <w:webHidden/>
          </w:rPr>
        </w:r>
        <w:r>
          <w:rPr>
            <w:noProof/>
            <w:webHidden/>
          </w:rPr>
          <w:fldChar w:fldCharType="separate"/>
        </w:r>
        <w:r>
          <w:rPr>
            <w:noProof/>
            <w:webHidden/>
          </w:rPr>
          <w:t>5</w:t>
        </w:r>
        <w:r>
          <w:rPr>
            <w:noProof/>
            <w:webHidden/>
          </w:rPr>
          <w:fldChar w:fldCharType="end"/>
        </w:r>
      </w:hyperlink>
    </w:p>
    <w:p w14:paraId="412B709D" w14:textId="77777777" w:rsidR="00ED2266" w:rsidRDefault="00ED2266">
      <w:pPr>
        <w:pStyle w:val="Verzeichnis1"/>
        <w:rPr>
          <w:rFonts w:asciiTheme="minorHAnsi" w:eastAsiaTheme="minorEastAsia" w:hAnsiTheme="minorHAnsi" w:cstheme="minorBidi"/>
          <w:b w:val="0"/>
          <w:noProof/>
          <w:sz w:val="22"/>
          <w:szCs w:val="22"/>
        </w:rPr>
      </w:pPr>
      <w:hyperlink w:anchor="_Toc228454252" w:history="1">
        <w:r w:rsidRPr="00F5022A">
          <w:rPr>
            <w:rStyle w:val="Hyperlink"/>
            <w:noProof/>
          </w:rPr>
          <w:t>7.</w:t>
        </w:r>
        <w:r>
          <w:rPr>
            <w:rFonts w:asciiTheme="minorHAnsi" w:eastAsiaTheme="minorEastAsia" w:hAnsiTheme="minorHAnsi" w:cstheme="minorBidi"/>
            <w:b w:val="0"/>
            <w:noProof/>
            <w:sz w:val="22"/>
            <w:szCs w:val="22"/>
          </w:rPr>
          <w:tab/>
        </w:r>
        <w:r w:rsidRPr="00F5022A">
          <w:rPr>
            <w:rStyle w:val="Hyperlink"/>
            <w:noProof/>
          </w:rPr>
          <w:t>Evaluierung und kontinuierliche Überprüfung</w:t>
        </w:r>
        <w:r>
          <w:rPr>
            <w:noProof/>
            <w:webHidden/>
          </w:rPr>
          <w:tab/>
        </w:r>
        <w:r>
          <w:rPr>
            <w:noProof/>
            <w:webHidden/>
          </w:rPr>
          <w:fldChar w:fldCharType="begin"/>
        </w:r>
        <w:r>
          <w:rPr>
            <w:noProof/>
            <w:webHidden/>
          </w:rPr>
          <w:instrText xml:space="preserve"> PAGEREF _Toc228454252 \h </w:instrText>
        </w:r>
        <w:r>
          <w:rPr>
            <w:noProof/>
            <w:webHidden/>
          </w:rPr>
        </w:r>
        <w:r>
          <w:rPr>
            <w:noProof/>
            <w:webHidden/>
          </w:rPr>
          <w:fldChar w:fldCharType="separate"/>
        </w:r>
        <w:r>
          <w:rPr>
            <w:noProof/>
            <w:webHidden/>
          </w:rPr>
          <w:t>5</w:t>
        </w:r>
        <w:r>
          <w:rPr>
            <w:noProof/>
            <w:webHidden/>
          </w:rPr>
          <w:fldChar w:fldCharType="end"/>
        </w:r>
      </w:hyperlink>
    </w:p>
    <w:p w14:paraId="3A8C15F8" w14:textId="77777777" w:rsidR="00ED2266" w:rsidRDefault="00ED2266">
      <w:pPr>
        <w:pStyle w:val="Verzeichnis1"/>
        <w:rPr>
          <w:rFonts w:asciiTheme="minorHAnsi" w:eastAsiaTheme="minorEastAsia" w:hAnsiTheme="minorHAnsi" w:cstheme="minorBidi"/>
          <w:b w:val="0"/>
          <w:noProof/>
          <w:sz w:val="22"/>
          <w:szCs w:val="22"/>
        </w:rPr>
      </w:pPr>
      <w:hyperlink w:anchor="_Toc228454253" w:history="1">
        <w:r w:rsidRPr="00F5022A">
          <w:rPr>
            <w:rStyle w:val="Hyperlink"/>
            <w:noProof/>
          </w:rPr>
          <w:t>8.</w:t>
        </w:r>
        <w:r>
          <w:rPr>
            <w:rFonts w:asciiTheme="minorHAnsi" w:eastAsiaTheme="minorEastAsia" w:hAnsiTheme="minorHAnsi" w:cstheme="minorBidi"/>
            <w:b w:val="0"/>
            <w:noProof/>
            <w:sz w:val="22"/>
            <w:szCs w:val="22"/>
          </w:rPr>
          <w:tab/>
        </w:r>
        <w:r w:rsidRPr="00F5022A">
          <w:rPr>
            <w:rStyle w:val="Hyperlink"/>
            <w:noProof/>
          </w:rPr>
          <w:t>Pflichten bei der Nutzung von Hochrisiko-Systemen</w:t>
        </w:r>
        <w:r>
          <w:rPr>
            <w:noProof/>
            <w:webHidden/>
          </w:rPr>
          <w:tab/>
        </w:r>
        <w:r>
          <w:rPr>
            <w:noProof/>
            <w:webHidden/>
          </w:rPr>
          <w:fldChar w:fldCharType="begin"/>
        </w:r>
        <w:r>
          <w:rPr>
            <w:noProof/>
            <w:webHidden/>
          </w:rPr>
          <w:instrText xml:space="preserve"> PAGEREF _Toc228454253 \h </w:instrText>
        </w:r>
        <w:r>
          <w:rPr>
            <w:noProof/>
            <w:webHidden/>
          </w:rPr>
        </w:r>
        <w:r>
          <w:rPr>
            <w:noProof/>
            <w:webHidden/>
          </w:rPr>
          <w:fldChar w:fldCharType="separate"/>
        </w:r>
        <w:r>
          <w:rPr>
            <w:noProof/>
            <w:webHidden/>
          </w:rPr>
          <w:t>6</w:t>
        </w:r>
        <w:r>
          <w:rPr>
            <w:noProof/>
            <w:webHidden/>
          </w:rPr>
          <w:fldChar w:fldCharType="end"/>
        </w:r>
      </w:hyperlink>
    </w:p>
    <w:p w14:paraId="2B33AA41" w14:textId="77777777" w:rsidR="00ED2266" w:rsidRDefault="00ED2266">
      <w:pPr>
        <w:pStyle w:val="Verzeichnis1"/>
        <w:rPr>
          <w:rFonts w:asciiTheme="minorHAnsi" w:eastAsiaTheme="minorEastAsia" w:hAnsiTheme="minorHAnsi" w:cstheme="minorBidi"/>
          <w:b w:val="0"/>
          <w:noProof/>
          <w:sz w:val="22"/>
          <w:szCs w:val="22"/>
        </w:rPr>
      </w:pPr>
      <w:hyperlink w:anchor="_Toc228454254" w:history="1">
        <w:r w:rsidRPr="00F5022A">
          <w:rPr>
            <w:rStyle w:val="Hyperlink"/>
            <w:noProof/>
          </w:rPr>
          <w:t>9.</w:t>
        </w:r>
        <w:r>
          <w:rPr>
            <w:rFonts w:asciiTheme="minorHAnsi" w:eastAsiaTheme="minorEastAsia" w:hAnsiTheme="minorHAnsi" w:cstheme="minorBidi"/>
            <w:b w:val="0"/>
            <w:noProof/>
            <w:sz w:val="22"/>
            <w:szCs w:val="22"/>
          </w:rPr>
          <w:tab/>
        </w:r>
        <w:r w:rsidRPr="00F5022A">
          <w:rPr>
            <w:rStyle w:val="Hyperlink"/>
            <w:noProof/>
          </w:rPr>
          <w:t>Schulungen / KI-Kompetenz</w:t>
        </w:r>
        <w:r>
          <w:rPr>
            <w:noProof/>
            <w:webHidden/>
          </w:rPr>
          <w:tab/>
        </w:r>
        <w:r>
          <w:rPr>
            <w:noProof/>
            <w:webHidden/>
          </w:rPr>
          <w:fldChar w:fldCharType="begin"/>
        </w:r>
        <w:r>
          <w:rPr>
            <w:noProof/>
            <w:webHidden/>
          </w:rPr>
          <w:instrText xml:space="preserve"> PAGEREF _Toc228454254 \h </w:instrText>
        </w:r>
        <w:r>
          <w:rPr>
            <w:noProof/>
            <w:webHidden/>
          </w:rPr>
        </w:r>
        <w:r>
          <w:rPr>
            <w:noProof/>
            <w:webHidden/>
          </w:rPr>
          <w:fldChar w:fldCharType="separate"/>
        </w:r>
        <w:r>
          <w:rPr>
            <w:noProof/>
            <w:webHidden/>
          </w:rPr>
          <w:t>6</w:t>
        </w:r>
        <w:r>
          <w:rPr>
            <w:noProof/>
            <w:webHidden/>
          </w:rPr>
          <w:fldChar w:fldCharType="end"/>
        </w:r>
      </w:hyperlink>
    </w:p>
    <w:p w14:paraId="78174D50" w14:textId="77777777" w:rsidR="00ED2266" w:rsidRDefault="00ED2266">
      <w:pPr>
        <w:pStyle w:val="Verzeichnis1"/>
        <w:rPr>
          <w:rFonts w:asciiTheme="minorHAnsi" w:eastAsiaTheme="minorEastAsia" w:hAnsiTheme="minorHAnsi" w:cstheme="minorBidi"/>
          <w:b w:val="0"/>
          <w:noProof/>
          <w:sz w:val="22"/>
          <w:szCs w:val="22"/>
        </w:rPr>
      </w:pPr>
      <w:hyperlink w:anchor="_Toc228454255" w:history="1">
        <w:r w:rsidRPr="00F5022A">
          <w:rPr>
            <w:rStyle w:val="Hyperlink"/>
            <w:noProof/>
          </w:rPr>
          <w:t>10.</w:t>
        </w:r>
        <w:r>
          <w:rPr>
            <w:rFonts w:asciiTheme="minorHAnsi" w:eastAsiaTheme="minorEastAsia" w:hAnsiTheme="minorHAnsi" w:cstheme="minorBidi"/>
            <w:b w:val="0"/>
            <w:noProof/>
            <w:sz w:val="22"/>
            <w:szCs w:val="22"/>
          </w:rPr>
          <w:tab/>
        </w:r>
        <w:r w:rsidRPr="00F5022A">
          <w:rPr>
            <w:rStyle w:val="Hyperlink"/>
            <w:noProof/>
          </w:rPr>
          <w:t>Meldung von Vorfällen</w:t>
        </w:r>
        <w:r>
          <w:rPr>
            <w:noProof/>
            <w:webHidden/>
          </w:rPr>
          <w:tab/>
        </w:r>
        <w:r>
          <w:rPr>
            <w:noProof/>
            <w:webHidden/>
          </w:rPr>
          <w:fldChar w:fldCharType="begin"/>
        </w:r>
        <w:r>
          <w:rPr>
            <w:noProof/>
            <w:webHidden/>
          </w:rPr>
          <w:instrText xml:space="preserve"> PAGEREF _Toc228454255 \h </w:instrText>
        </w:r>
        <w:r>
          <w:rPr>
            <w:noProof/>
            <w:webHidden/>
          </w:rPr>
        </w:r>
        <w:r>
          <w:rPr>
            <w:noProof/>
            <w:webHidden/>
          </w:rPr>
          <w:fldChar w:fldCharType="separate"/>
        </w:r>
        <w:r>
          <w:rPr>
            <w:noProof/>
            <w:webHidden/>
          </w:rPr>
          <w:t>6</w:t>
        </w:r>
        <w:r>
          <w:rPr>
            <w:noProof/>
            <w:webHidden/>
          </w:rPr>
          <w:fldChar w:fldCharType="end"/>
        </w:r>
      </w:hyperlink>
    </w:p>
    <w:p w14:paraId="30FDDDC4" w14:textId="77777777" w:rsidR="00ED2266" w:rsidRDefault="00ED2266">
      <w:pPr>
        <w:pStyle w:val="Verzeichnis1"/>
        <w:rPr>
          <w:rFonts w:asciiTheme="minorHAnsi" w:eastAsiaTheme="minorEastAsia" w:hAnsiTheme="minorHAnsi" w:cstheme="minorBidi"/>
          <w:b w:val="0"/>
          <w:noProof/>
          <w:sz w:val="22"/>
          <w:szCs w:val="22"/>
        </w:rPr>
      </w:pPr>
      <w:hyperlink w:anchor="_Toc228454256" w:history="1">
        <w:r w:rsidRPr="00F5022A">
          <w:rPr>
            <w:rStyle w:val="Hyperlink"/>
            <w:noProof/>
          </w:rPr>
          <w:t>11.</w:t>
        </w:r>
        <w:r>
          <w:rPr>
            <w:rFonts w:asciiTheme="minorHAnsi" w:eastAsiaTheme="minorEastAsia" w:hAnsiTheme="minorHAnsi" w:cstheme="minorBidi"/>
            <w:b w:val="0"/>
            <w:noProof/>
            <w:sz w:val="22"/>
            <w:szCs w:val="22"/>
          </w:rPr>
          <w:tab/>
        </w:r>
        <w:r w:rsidRPr="00F5022A">
          <w:rPr>
            <w:rStyle w:val="Hyperlink"/>
            <w:noProof/>
          </w:rPr>
          <w:t>Kommunikation und Transparenz</w:t>
        </w:r>
        <w:r>
          <w:rPr>
            <w:noProof/>
            <w:webHidden/>
          </w:rPr>
          <w:tab/>
        </w:r>
        <w:r>
          <w:rPr>
            <w:noProof/>
            <w:webHidden/>
          </w:rPr>
          <w:fldChar w:fldCharType="begin"/>
        </w:r>
        <w:r>
          <w:rPr>
            <w:noProof/>
            <w:webHidden/>
          </w:rPr>
          <w:instrText xml:space="preserve"> PAGEREF _Toc228454256 \h </w:instrText>
        </w:r>
        <w:r>
          <w:rPr>
            <w:noProof/>
            <w:webHidden/>
          </w:rPr>
        </w:r>
        <w:r>
          <w:rPr>
            <w:noProof/>
            <w:webHidden/>
          </w:rPr>
          <w:fldChar w:fldCharType="separate"/>
        </w:r>
        <w:r>
          <w:rPr>
            <w:noProof/>
            <w:webHidden/>
          </w:rPr>
          <w:t>6</w:t>
        </w:r>
        <w:r>
          <w:rPr>
            <w:noProof/>
            <w:webHidden/>
          </w:rPr>
          <w:fldChar w:fldCharType="end"/>
        </w:r>
      </w:hyperlink>
    </w:p>
    <w:p w14:paraId="16316AAB" w14:textId="77777777" w:rsidR="00ED2266" w:rsidRDefault="00ED2266">
      <w:pPr>
        <w:pStyle w:val="Verzeichnis1"/>
        <w:rPr>
          <w:rFonts w:asciiTheme="minorHAnsi" w:eastAsiaTheme="minorEastAsia" w:hAnsiTheme="minorHAnsi" w:cstheme="minorBidi"/>
          <w:b w:val="0"/>
          <w:noProof/>
          <w:sz w:val="22"/>
          <w:szCs w:val="22"/>
        </w:rPr>
      </w:pPr>
      <w:hyperlink w:anchor="_Toc228454257" w:history="1">
        <w:r w:rsidRPr="00F5022A">
          <w:rPr>
            <w:rStyle w:val="Hyperlink"/>
            <w:noProof/>
          </w:rPr>
          <w:t>12.</w:t>
        </w:r>
        <w:r>
          <w:rPr>
            <w:rFonts w:asciiTheme="minorHAnsi" w:eastAsiaTheme="minorEastAsia" w:hAnsiTheme="minorHAnsi" w:cstheme="minorBidi"/>
            <w:b w:val="0"/>
            <w:noProof/>
            <w:sz w:val="22"/>
            <w:szCs w:val="22"/>
          </w:rPr>
          <w:tab/>
        </w:r>
        <w:r w:rsidRPr="00F5022A">
          <w:rPr>
            <w:rStyle w:val="Hyperlink"/>
            <w:noProof/>
          </w:rPr>
          <w:t>Verantwortung und Sanktionen</w:t>
        </w:r>
        <w:r>
          <w:rPr>
            <w:noProof/>
            <w:webHidden/>
          </w:rPr>
          <w:tab/>
        </w:r>
        <w:r>
          <w:rPr>
            <w:noProof/>
            <w:webHidden/>
          </w:rPr>
          <w:fldChar w:fldCharType="begin"/>
        </w:r>
        <w:r>
          <w:rPr>
            <w:noProof/>
            <w:webHidden/>
          </w:rPr>
          <w:instrText xml:space="preserve"> PAGEREF _Toc228454257 \h </w:instrText>
        </w:r>
        <w:r>
          <w:rPr>
            <w:noProof/>
            <w:webHidden/>
          </w:rPr>
        </w:r>
        <w:r>
          <w:rPr>
            <w:noProof/>
            <w:webHidden/>
          </w:rPr>
          <w:fldChar w:fldCharType="separate"/>
        </w:r>
        <w:r>
          <w:rPr>
            <w:noProof/>
            <w:webHidden/>
          </w:rPr>
          <w:t>6</w:t>
        </w:r>
        <w:r>
          <w:rPr>
            <w:noProof/>
            <w:webHidden/>
          </w:rPr>
          <w:fldChar w:fldCharType="end"/>
        </w:r>
      </w:hyperlink>
    </w:p>
    <w:bookmarkStart w:id="0" w:name="_GoBack"/>
    <w:bookmarkEnd w:id="0"/>
    <w:p w14:paraId="5361719A" w14:textId="77777777" w:rsidR="00777887" w:rsidRPr="0065568A" w:rsidRDefault="00777887" w:rsidP="00777887">
      <w:pPr>
        <w:rPr>
          <w:color w:val="0070C0"/>
        </w:rPr>
      </w:pPr>
      <w:r w:rsidRPr="0065568A">
        <w:rPr>
          <w:color w:val="0070C0"/>
        </w:rPr>
        <w:fldChar w:fldCharType="end"/>
      </w:r>
    </w:p>
    <w:p w14:paraId="5C4FF071" w14:textId="77777777" w:rsidR="000F7E6B" w:rsidRPr="00C21AE6" w:rsidRDefault="00E5440C" w:rsidP="00727F75">
      <w:pPr>
        <w:pStyle w:val="berschrift1"/>
        <w:numPr>
          <w:ilvl w:val="0"/>
          <w:numId w:val="23"/>
        </w:numPr>
        <w:rPr>
          <w:color w:val="2E74B5" w:themeColor="accent1" w:themeShade="BF"/>
        </w:rPr>
      </w:pPr>
      <w:r w:rsidRPr="00C21AE6">
        <w:rPr>
          <w:color w:val="2E74B5" w:themeColor="accent1" w:themeShade="BF"/>
        </w:rPr>
        <w:br w:type="page"/>
      </w:r>
      <w:r w:rsidR="00727F75" w:rsidRPr="00C21AE6">
        <w:rPr>
          <w:color w:val="2E74B5" w:themeColor="accent1" w:themeShade="BF"/>
        </w:rPr>
        <w:lastRenderedPageBreak/>
        <w:t xml:space="preserve"> </w:t>
      </w:r>
      <w:bookmarkStart w:id="1" w:name="_Toc228454241"/>
      <w:r w:rsidR="008B3F75" w:rsidRPr="00C21AE6">
        <w:rPr>
          <w:color w:val="2E74B5" w:themeColor="accent1" w:themeShade="BF"/>
        </w:rPr>
        <w:t>Zweck und Geltungsbereich</w:t>
      </w:r>
      <w:bookmarkEnd w:id="1"/>
    </w:p>
    <w:p w14:paraId="01C8148B" w14:textId="1C43AB85" w:rsidR="000F7E6B" w:rsidRDefault="008B3F75" w:rsidP="000F7E6B">
      <w:pPr>
        <w:pStyle w:val="StandardWeb"/>
        <w:spacing w:before="0" w:beforeAutospacing="0" w:after="0" w:afterAutospacing="0"/>
        <w:jc w:val="both"/>
        <w:rPr>
          <w:rFonts w:ascii="Arial" w:hAnsi="Arial" w:cs="Arial"/>
          <w:sz w:val="22"/>
          <w:szCs w:val="22"/>
        </w:rPr>
      </w:pPr>
      <w:r w:rsidRPr="00957D06">
        <w:rPr>
          <w:rFonts w:ascii="Arial" w:hAnsi="Arial" w:cs="Arial"/>
          <w:sz w:val="22"/>
          <w:szCs w:val="22"/>
        </w:rPr>
        <w:t xml:space="preserve">Diese Richtlinie legt den Rahmen für den verantwortungsvollen, sicheren und rechtskonformen Einsatz von Künstlicher Intelligenz (KI) </w:t>
      </w:r>
      <w:r w:rsidR="007D05D3">
        <w:rPr>
          <w:rFonts w:ascii="Arial" w:hAnsi="Arial" w:cs="Arial"/>
          <w:sz w:val="22"/>
          <w:szCs w:val="22"/>
        </w:rPr>
        <w:t>innerhalb des Konzerns Klinikum Leverkusen</w:t>
      </w:r>
      <w:r w:rsidRPr="00957D06">
        <w:rPr>
          <w:rFonts w:ascii="Arial" w:hAnsi="Arial" w:cs="Arial"/>
          <w:sz w:val="22"/>
          <w:szCs w:val="22"/>
        </w:rPr>
        <w:t xml:space="preserve"> fest. </w:t>
      </w:r>
      <w:r>
        <w:rPr>
          <w:rFonts w:ascii="Arial" w:hAnsi="Arial" w:cs="Arial"/>
          <w:sz w:val="22"/>
          <w:szCs w:val="22"/>
        </w:rPr>
        <w:t xml:space="preserve">Ziel ist es, </w:t>
      </w:r>
      <w:r w:rsidRPr="00957D06">
        <w:rPr>
          <w:rFonts w:ascii="Arial" w:hAnsi="Arial" w:cs="Arial"/>
          <w:sz w:val="22"/>
          <w:szCs w:val="22"/>
        </w:rPr>
        <w:t xml:space="preserve">Chancen durch KI-Technologien </w:t>
      </w:r>
      <w:r>
        <w:rPr>
          <w:rFonts w:ascii="Arial" w:hAnsi="Arial" w:cs="Arial"/>
          <w:sz w:val="22"/>
          <w:szCs w:val="22"/>
        </w:rPr>
        <w:t>zu nutzen und gl</w:t>
      </w:r>
      <w:r w:rsidRPr="00957D06">
        <w:rPr>
          <w:rFonts w:ascii="Arial" w:hAnsi="Arial" w:cs="Arial"/>
          <w:sz w:val="22"/>
          <w:szCs w:val="22"/>
        </w:rPr>
        <w:t xml:space="preserve">eichzeitig </w:t>
      </w:r>
      <w:r>
        <w:rPr>
          <w:rFonts w:ascii="Arial" w:hAnsi="Arial" w:cs="Arial"/>
          <w:sz w:val="22"/>
          <w:szCs w:val="22"/>
        </w:rPr>
        <w:t xml:space="preserve">die damit einhergehenden </w:t>
      </w:r>
      <w:r w:rsidRPr="00957D06">
        <w:rPr>
          <w:rFonts w:ascii="Arial" w:hAnsi="Arial" w:cs="Arial"/>
          <w:sz w:val="22"/>
          <w:szCs w:val="22"/>
        </w:rPr>
        <w:t xml:space="preserve">Risiken </w:t>
      </w:r>
      <w:r>
        <w:rPr>
          <w:rFonts w:ascii="Arial" w:hAnsi="Arial" w:cs="Arial"/>
          <w:sz w:val="22"/>
          <w:szCs w:val="22"/>
        </w:rPr>
        <w:t>zu minimieren. D</w:t>
      </w:r>
      <w:r w:rsidRPr="00957D06">
        <w:rPr>
          <w:rFonts w:ascii="Arial" w:hAnsi="Arial" w:cs="Arial"/>
          <w:sz w:val="22"/>
          <w:szCs w:val="22"/>
        </w:rPr>
        <w:t xml:space="preserve">ie Sicherheit und Integrität von Unternehmensdaten </w:t>
      </w:r>
      <w:r>
        <w:rPr>
          <w:rFonts w:ascii="Arial" w:hAnsi="Arial" w:cs="Arial"/>
          <w:sz w:val="22"/>
          <w:szCs w:val="22"/>
        </w:rPr>
        <w:t>sollen durch Einhaltung dieser Richtlinie gewährleistet, sowie Transparenz</w:t>
      </w:r>
      <w:r w:rsidRPr="00957D06">
        <w:rPr>
          <w:rFonts w:ascii="Arial" w:hAnsi="Arial" w:cs="Arial"/>
          <w:sz w:val="22"/>
          <w:szCs w:val="22"/>
        </w:rPr>
        <w:t xml:space="preserve"> und </w:t>
      </w:r>
      <w:r>
        <w:rPr>
          <w:rFonts w:ascii="Arial" w:hAnsi="Arial" w:cs="Arial"/>
          <w:sz w:val="22"/>
          <w:szCs w:val="22"/>
        </w:rPr>
        <w:t xml:space="preserve">die Erfüllung von </w:t>
      </w:r>
      <w:r w:rsidRPr="00957D06">
        <w:rPr>
          <w:rFonts w:ascii="Arial" w:hAnsi="Arial" w:cs="Arial"/>
          <w:sz w:val="22"/>
          <w:szCs w:val="22"/>
        </w:rPr>
        <w:t>Rechenschaftspflicht sicher</w:t>
      </w:r>
      <w:r>
        <w:rPr>
          <w:rFonts w:ascii="Arial" w:hAnsi="Arial" w:cs="Arial"/>
          <w:sz w:val="22"/>
          <w:szCs w:val="22"/>
        </w:rPr>
        <w:t>gestellt werden.</w:t>
      </w:r>
      <w:r w:rsidR="00D80C20">
        <w:rPr>
          <w:rFonts w:ascii="Arial" w:hAnsi="Arial" w:cs="Arial"/>
          <w:sz w:val="22"/>
          <w:szCs w:val="22"/>
        </w:rPr>
        <w:t xml:space="preserve"> </w:t>
      </w:r>
      <w:r w:rsidR="000F7E6B">
        <w:rPr>
          <w:rFonts w:ascii="Arial" w:hAnsi="Arial" w:cs="Arial"/>
          <w:sz w:val="22"/>
          <w:szCs w:val="22"/>
        </w:rPr>
        <w:t xml:space="preserve">Insbesondere dient </w:t>
      </w:r>
      <w:r w:rsidR="003557B1">
        <w:rPr>
          <w:rFonts w:ascii="Arial" w:hAnsi="Arial" w:cs="Arial"/>
          <w:sz w:val="22"/>
          <w:szCs w:val="22"/>
        </w:rPr>
        <w:t>die Richtlinie</w:t>
      </w:r>
      <w:r w:rsidR="000F7E6B">
        <w:rPr>
          <w:rFonts w:ascii="Arial" w:hAnsi="Arial" w:cs="Arial"/>
          <w:sz w:val="22"/>
          <w:szCs w:val="22"/>
        </w:rPr>
        <w:t xml:space="preserve"> der innerbetrieblichen Umsetzung der </w:t>
      </w:r>
      <w:r w:rsidR="000F7E6B" w:rsidRPr="000F7E6B">
        <w:rPr>
          <w:rFonts w:ascii="Arial" w:hAnsi="Arial" w:cs="Arial"/>
          <w:sz w:val="22"/>
          <w:szCs w:val="22"/>
        </w:rPr>
        <w:t>europäischen Verordnung über künstliche Intelligenz (KI-Verordnung)</w:t>
      </w:r>
      <w:r w:rsidR="000F7E6B">
        <w:rPr>
          <w:rFonts w:ascii="Arial" w:hAnsi="Arial" w:cs="Arial"/>
          <w:sz w:val="22"/>
          <w:szCs w:val="22"/>
        </w:rPr>
        <w:t>.</w:t>
      </w:r>
      <w:r w:rsidR="00C34B7C">
        <w:rPr>
          <w:rFonts w:ascii="Arial" w:hAnsi="Arial" w:cs="Arial"/>
          <w:sz w:val="22"/>
          <w:szCs w:val="22"/>
        </w:rPr>
        <w:t xml:space="preserve"> </w:t>
      </w:r>
    </w:p>
    <w:p w14:paraId="34A79674" w14:textId="08C8444D" w:rsidR="00C34B7C" w:rsidRDefault="00C34B7C" w:rsidP="000F7E6B">
      <w:pPr>
        <w:pStyle w:val="StandardWeb"/>
        <w:spacing w:before="0" w:beforeAutospacing="0" w:after="0" w:afterAutospacing="0"/>
        <w:jc w:val="both"/>
        <w:rPr>
          <w:rFonts w:ascii="Arial" w:hAnsi="Arial" w:cs="Arial"/>
          <w:sz w:val="22"/>
          <w:szCs w:val="22"/>
        </w:rPr>
      </w:pPr>
      <w:r w:rsidRPr="00C34B7C">
        <w:rPr>
          <w:rFonts w:ascii="Arial" w:hAnsi="Arial" w:cs="Arial"/>
          <w:sz w:val="22"/>
          <w:szCs w:val="22"/>
        </w:rPr>
        <w:t>Diese Richtlinie konkretisiert die KI-Strategie des Klinikums Leverkusen und setzt deren Anforderungen operativ um.</w:t>
      </w:r>
    </w:p>
    <w:p w14:paraId="73C8C4C7" w14:textId="77777777" w:rsidR="000F7E6B" w:rsidRDefault="000F7E6B" w:rsidP="000F7E6B">
      <w:pPr>
        <w:pStyle w:val="StandardWeb"/>
        <w:spacing w:before="0" w:beforeAutospacing="0" w:after="0" w:afterAutospacing="0"/>
        <w:jc w:val="both"/>
        <w:rPr>
          <w:rFonts w:ascii="Arial" w:hAnsi="Arial" w:cs="Arial"/>
          <w:sz w:val="22"/>
          <w:szCs w:val="22"/>
        </w:rPr>
      </w:pPr>
    </w:p>
    <w:p w14:paraId="7831ED8B" w14:textId="77777777" w:rsidR="008B3F75" w:rsidRDefault="008B3F75" w:rsidP="000F7E6B">
      <w:pPr>
        <w:pStyle w:val="StandardWeb"/>
        <w:spacing w:before="0" w:beforeAutospacing="0" w:after="0" w:afterAutospacing="0"/>
        <w:jc w:val="both"/>
        <w:rPr>
          <w:rFonts w:ascii="Arial" w:hAnsi="Arial" w:cs="Arial"/>
          <w:sz w:val="22"/>
          <w:szCs w:val="22"/>
        </w:rPr>
      </w:pPr>
      <w:r w:rsidRPr="00957D06">
        <w:rPr>
          <w:rFonts w:ascii="Arial" w:hAnsi="Arial" w:cs="Arial"/>
          <w:sz w:val="22"/>
          <w:szCs w:val="22"/>
        </w:rPr>
        <w:t xml:space="preserve">Diese Richtlinie gilt für alle </w:t>
      </w:r>
      <w:r>
        <w:rPr>
          <w:rFonts w:ascii="Arial" w:hAnsi="Arial" w:cs="Arial"/>
          <w:sz w:val="22"/>
          <w:szCs w:val="22"/>
        </w:rPr>
        <w:t>Beschäftigten der Klinikum Leverkusen gGmbH sowie aller Tochtergesellschaften und verbundenen Unternehmen</w:t>
      </w:r>
      <w:r w:rsidRPr="00957D06">
        <w:rPr>
          <w:rFonts w:ascii="Arial" w:hAnsi="Arial" w:cs="Arial"/>
          <w:sz w:val="22"/>
          <w:szCs w:val="22"/>
        </w:rPr>
        <w:t>. Sie bezieht sich auf sämtliche KI-Anwendungen, unabhängig davon, ob sie intern entwickelt oder extern bezogen wurden.</w:t>
      </w:r>
    </w:p>
    <w:p w14:paraId="2E72E9F4" w14:textId="77777777" w:rsidR="000F7E6B" w:rsidRPr="00727F75" w:rsidRDefault="000F7E6B" w:rsidP="00727F75">
      <w:pPr>
        <w:pStyle w:val="berschrift1"/>
        <w:ind w:left="720"/>
      </w:pPr>
    </w:p>
    <w:p w14:paraId="0986043E" w14:textId="77777777" w:rsidR="000F7E6B" w:rsidRPr="00C21AE6" w:rsidRDefault="000F7E6B" w:rsidP="00727F75">
      <w:pPr>
        <w:pStyle w:val="berschrift1"/>
        <w:numPr>
          <w:ilvl w:val="0"/>
          <w:numId w:val="23"/>
        </w:numPr>
        <w:rPr>
          <w:color w:val="2E74B5" w:themeColor="accent1" w:themeShade="BF"/>
        </w:rPr>
      </w:pPr>
      <w:bookmarkStart w:id="2" w:name="_Toc228454242"/>
      <w:r w:rsidRPr="00C21AE6">
        <w:rPr>
          <w:color w:val="2E74B5" w:themeColor="accent1" w:themeShade="BF"/>
        </w:rPr>
        <w:t>Begrifflichkeit</w:t>
      </w:r>
      <w:bookmarkEnd w:id="2"/>
    </w:p>
    <w:p w14:paraId="755D86C0" w14:textId="77777777" w:rsidR="000F7E6B" w:rsidRDefault="000F7E6B" w:rsidP="000F7E6B">
      <w:r>
        <w:t xml:space="preserve">Ein KI-System ist gemäß KI-Verordnung ein maschinengestütztes System, das für </w:t>
      </w:r>
      <w:r w:rsidR="003557B1">
        <w:t>einen in unterschiedlichem Grad</w:t>
      </w:r>
      <w:r>
        <w:t xml:space="preserve"> autonomen Betrieb ausgelegt ist, das nach seiner Betriebsaufnahme anpassungsfähig sein kann und das aus den erhaltenen Eingaben für explizite oder implizite Ziele ableitet, wie Ausgaben wie etwa Vorhersagen, Inhalte, Empfehlungen oder Entscheidungen erstellt werden, die physische oder virtuelle Umgebungen beeinflussen können.</w:t>
      </w:r>
    </w:p>
    <w:p w14:paraId="200777DA" w14:textId="77777777" w:rsidR="000F7E6B" w:rsidRPr="000F7E6B" w:rsidRDefault="000F7E6B" w:rsidP="00727F75">
      <w:pPr>
        <w:pStyle w:val="berschrift1"/>
        <w:ind w:left="720"/>
      </w:pPr>
    </w:p>
    <w:p w14:paraId="598DA2A9" w14:textId="77777777" w:rsidR="00DC5211" w:rsidRPr="00C21AE6" w:rsidRDefault="00DC5211" w:rsidP="00727F75">
      <w:pPr>
        <w:pStyle w:val="berschrift1"/>
        <w:numPr>
          <w:ilvl w:val="0"/>
          <w:numId w:val="23"/>
        </w:numPr>
        <w:rPr>
          <w:color w:val="2E74B5" w:themeColor="accent1" w:themeShade="BF"/>
        </w:rPr>
      </w:pPr>
      <w:bookmarkStart w:id="3" w:name="_Toc228454243"/>
      <w:r w:rsidRPr="00C21AE6">
        <w:rPr>
          <w:color w:val="2E74B5" w:themeColor="accent1" w:themeShade="BF"/>
        </w:rPr>
        <w:t>Grundsätzliche Regelungen</w:t>
      </w:r>
      <w:bookmarkEnd w:id="3"/>
    </w:p>
    <w:p w14:paraId="29A61DA4" w14:textId="77777777" w:rsidR="00A46FC8" w:rsidRPr="00A764D0" w:rsidRDefault="00A46FC8" w:rsidP="00C21AE6">
      <w:pPr>
        <w:pStyle w:val="Listenabsatz"/>
        <w:numPr>
          <w:ilvl w:val="0"/>
          <w:numId w:val="21"/>
        </w:numPr>
        <w:spacing w:after="160" w:line="259" w:lineRule="auto"/>
        <w:ind w:left="360"/>
        <w:rPr>
          <w:rFonts w:cs="Arial"/>
          <w:b/>
        </w:rPr>
      </w:pPr>
      <w:r w:rsidRPr="00A764D0">
        <w:rPr>
          <w:rFonts w:cs="Arial"/>
          <w:b/>
        </w:rPr>
        <w:t>Zweckgebundene Nutzung</w:t>
      </w:r>
    </w:p>
    <w:p w14:paraId="64CBD3CC" w14:textId="77777777" w:rsidR="00A46FC8" w:rsidRDefault="00A46FC8" w:rsidP="00C21AE6">
      <w:pPr>
        <w:pStyle w:val="Listenabsatz"/>
        <w:ind w:left="360"/>
        <w:rPr>
          <w:rFonts w:cs="Arial"/>
        </w:rPr>
      </w:pPr>
      <w:r w:rsidRPr="00F32941">
        <w:rPr>
          <w:rFonts w:cs="Arial"/>
        </w:rPr>
        <w:t>KI-Systeme dürfen ausschließlich für die im Einführungsprozess festgelegten und dokumentierten Zwecke eingesetzt werden. Zweckänderungen bedürfen einer erneuten Prüfung durch die zuständigen Stellen.</w:t>
      </w:r>
    </w:p>
    <w:p w14:paraId="7A89344A" w14:textId="77777777" w:rsidR="00A46FC8" w:rsidRPr="00A764D0" w:rsidRDefault="00A46FC8" w:rsidP="00C21AE6">
      <w:pPr>
        <w:pStyle w:val="Listenabsatz"/>
        <w:numPr>
          <w:ilvl w:val="0"/>
          <w:numId w:val="22"/>
        </w:numPr>
        <w:tabs>
          <w:tab w:val="clear" w:pos="720"/>
          <w:tab w:val="num" w:pos="360"/>
        </w:tabs>
        <w:spacing w:after="160" w:line="259" w:lineRule="auto"/>
        <w:ind w:left="360"/>
        <w:rPr>
          <w:rFonts w:cs="Arial"/>
          <w:b/>
        </w:rPr>
      </w:pPr>
      <w:r w:rsidRPr="00A764D0">
        <w:rPr>
          <w:rFonts w:cs="Arial"/>
          <w:b/>
        </w:rPr>
        <w:t>Kritisches Hinterfragen von KI-Ergebnissen</w:t>
      </w:r>
    </w:p>
    <w:p w14:paraId="7CA7EC65" w14:textId="77777777" w:rsidR="00A46FC8" w:rsidRPr="00F32941" w:rsidRDefault="00A46FC8" w:rsidP="00C21AE6">
      <w:pPr>
        <w:pStyle w:val="Listenabsatz"/>
        <w:ind w:left="360"/>
        <w:rPr>
          <w:rFonts w:cs="Arial"/>
        </w:rPr>
      </w:pPr>
      <w:r w:rsidRPr="00F32941">
        <w:rPr>
          <w:rFonts w:cs="Arial"/>
        </w:rPr>
        <w:t xml:space="preserve">KI-Systeme liefern häufig Wahrscheinlichkeiten, Empfehlungen oder Bewertungen. Die </w:t>
      </w:r>
      <w:r>
        <w:rPr>
          <w:rFonts w:cs="Arial"/>
        </w:rPr>
        <w:t>Mitarbeitenden werden</w:t>
      </w:r>
      <w:r w:rsidRPr="00F32941">
        <w:rPr>
          <w:rFonts w:cs="Arial"/>
        </w:rPr>
        <w:t xml:space="preserve"> verpflichtet, diese Ergebnisse kritisch zu hinterfragen und nicht blind zu übernehmen</w:t>
      </w:r>
      <w:r>
        <w:rPr>
          <w:rFonts w:cs="Arial"/>
        </w:rPr>
        <w:t>, i</w:t>
      </w:r>
      <w:r w:rsidRPr="00F32941">
        <w:rPr>
          <w:rFonts w:cs="Arial"/>
        </w:rPr>
        <w:t>nsbesondere dann, wenn sie Auswirkungen auf Personen, Kundenbeziehungen oder Geschäftsentscheidungen haben.</w:t>
      </w:r>
    </w:p>
    <w:p w14:paraId="5124E616" w14:textId="77777777" w:rsidR="00A46FC8" w:rsidRPr="00A764D0" w:rsidRDefault="00A46FC8" w:rsidP="00C21AE6">
      <w:pPr>
        <w:pStyle w:val="Listenabsatz"/>
        <w:numPr>
          <w:ilvl w:val="0"/>
          <w:numId w:val="22"/>
        </w:numPr>
        <w:tabs>
          <w:tab w:val="clear" w:pos="720"/>
          <w:tab w:val="num" w:pos="360"/>
        </w:tabs>
        <w:spacing w:after="160" w:line="259" w:lineRule="auto"/>
        <w:ind w:left="360"/>
        <w:rPr>
          <w:rFonts w:cs="Arial"/>
          <w:b/>
        </w:rPr>
      </w:pPr>
      <w:r w:rsidRPr="00A764D0">
        <w:rPr>
          <w:rFonts w:cs="Arial"/>
          <w:b/>
        </w:rPr>
        <w:t>Nachvollziehbarkeit und Transparenz</w:t>
      </w:r>
    </w:p>
    <w:p w14:paraId="0F9BBC87" w14:textId="77777777" w:rsidR="00A46FC8" w:rsidRPr="00F32941" w:rsidRDefault="00A46FC8" w:rsidP="00C21AE6">
      <w:pPr>
        <w:pStyle w:val="Listenabsatz"/>
        <w:ind w:left="360"/>
        <w:rPr>
          <w:rFonts w:cs="Arial"/>
        </w:rPr>
      </w:pPr>
      <w:r w:rsidRPr="00F32941">
        <w:rPr>
          <w:rFonts w:cs="Arial"/>
        </w:rPr>
        <w:t>Wenn Entscheidungen ganz oder teilweise auf KI-gestützten Auswertungen beruhen, ist dies e</w:t>
      </w:r>
      <w:r w:rsidR="003557B1">
        <w:rPr>
          <w:rFonts w:cs="Arial"/>
        </w:rPr>
        <w:t>ntsprechend kenntlich zu machen.</w:t>
      </w:r>
    </w:p>
    <w:p w14:paraId="649C350C" w14:textId="77777777" w:rsidR="00A46FC8" w:rsidRPr="00A764D0" w:rsidRDefault="00A46FC8" w:rsidP="00C21AE6">
      <w:pPr>
        <w:pStyle w:val="Listenabsatz"/>
        <w:numPr>
          <w:ilvl w:val="0"/>
          <w:numId w:val="22"/>
        </w:numPr>
        <w:tabs>
          <w:tab w:val="clear" w:pos="720"/>
          <w:tab w:val="num" w:pos="360"/>
        </w:tabs>
        <w:spacing w:after="160" w:line="259" w:lineRule="auto"/>
        <w:ind w:left="360"/>
        <w:rPr>
          <w:rFonts w:cs="Arial"/>
          <w:b/>
        </w:rPr>
      </w:pPr>
      <w:r w:rsidRPr="00A764D0">
        <w:rPr>
          <w:rFonts w:cs="Arial"/>
          <w:b/>
        </w:rPr>
        <w:t>Menschliche Verantwortung bleibt erhalten</w:t>
      </w:r>
    </w:p>
    <w:p w14:paraId="57ABFB6E" w14:textId="77777777" w:rsidR="00A46FC8" w:rsidRDefault="00A46FC8" w:rsidP="00C21AE6">
      <w:pPr>
        <w:pStyle w:val="Listenabsatz"/>
        <w:ind w:left="360"/>
        <w:rPr>
          <w:rFonts w:cs="Arial"/>
        </w:rPr>
      </w:pPr>
      <w:r w:rsidRPr="00F32941">
        <w:rPr>
          <w:rFonts w:cs="Arial"/>
        </w:rPr>
        <w:t>Die Verantwortung für Entscheidungen, die mithilfe von KI getroffen werden, verbleibt beim Menschen. Die KI darf Entscheidungen nicht autonom ohne menschliche Überprüfung in kritischen Kontexten treffen, es sei denn, dies ist ausdrücklich genehmigt und kontrolliert.</w:t>
      </w:r>
    </w:p>
    <w:p w14:paraId="7BD97E47" w14:textId="77777777" w:rsidR="00A46FC8" w:rsidRPr="00A764D0" w:rsidRDefault="00A46FC8" w:rsidP="00C21AE6">
      <w:pPr>
        <w:pStyle w:val="Listenabsatz"/>
        <w:numPr>
          <w:ilvl w:val="0"/>
          <w:numId w:val="22"/>
        </w:numPr>
        <w:tabs>
          <w:tab w:val="clear" w:pos="720"/>
          <w:tab w:val="num" w:pos="360"/>
        </w:tabs>
        <w:spacing w:after="160" w:line="259" w:lineRule="auto"/>
        <w:ind w:left="360"/>
        <w:rPr>
          <w:rFonts w:cs="Arial"/>
          <w:b/>
        </w:rPr>
      </w:pPr>
      <w:r w:rsidRPr="00A764D0">
        <w:rPr>
          <w:rFonts w:cs="Arial"/>
          <w:b/>
        </w:rPr>
        <w:t>Umgang mit sensiblen Daten</w:t>
      </w:r>
    </w:p>
    <w:p w14:paraId="5B682C8A" w14:textId="68FA9C83" w:rsidR="00C34B7C" w:rsidRDefault="00A46FC8" w:rsidP="00ED2266">
      <w:pPr>
        <w:pStyle w:val="Listenabsatz"/>
        <w:ind w:left="360"/>
        <w:rPr>
          <w:ins w:id="4" w:author="Adilovic, Selim" w:date="2026-04-30T15:09:00Z"/>
          <w:rFonts w:cs="Arial"/>
        </w:rPr>
      </w:pPr>
      <w:r w:rsidRPr="00F32941">
        <w:rPr>
          <w:rFonts w:cs="Arial"/>
        </w:rPr>
        <w:t>Beim Einsatz von KI-Systemen ist der Umgang mit personenbezogenen oder geschäftskritischen Daten besonders sorgfältig zu gestalten. Es gelten die datenschutzrechtlichen Bestimmungen sowie interne Richtlinien zu Datenklassifikation und Zugriffsschutz.</w:t>
      </w:r>
    </w:p>
    <w:p w14:paraId="71533F1B" w14:textId="77777777" w:rsidR="00ED2266" w:rsidRPr="00ED2266" w:rsidRDefault="00ED2266" w:rsidP="00ED2266">
      <w:pPr>
        <w:pStyle w:val="Listenabsatz"/>
        <w:ind w:left="360"/>
        <w:rPr>
          <w:ins w:id="5" w:author="Adilovic, Selim" w:date="2026-04-30T15:00:00Z"/>
          <w:rFonts w:cs="Arial"/>
        </w:rPr>
      </w:pPr>
    </w:p>
    <w:p w14:paraId="146AD392" w14:textId="77777777" w:rsidR="00C34B7C" w:rsidRDefault="00C34B7C" w:rsidP="00A764D0">
      <w:pPr>
        <w:pStyle w:val="Listenabsatz"/>
        <w:ind w:left="360"/>
        <w:rPr>
          <w:ins w:id="6" w:author="Adilovic, Selim" w:date="2026-04-30T15:00:00Z"/>
          <w:rFonts w:cs="Arial"/>
        </w:rPr>
      </w:pPr>
    </w:p>
    <w:p w14:paraId="773B99F5" w14:textId="77777777" w:rsidR="00C34B7C" w:rsidRPr="00C34B7C" w:rsidRDefault="00C34B7C" w:rsidP="00C34B7C">
      <w:pPr>
        <w:pStyle w:val="Listenabsatz"/>
        <w:numPr>
          <w:ilvl w:val="0"/>
          <w:numId w:val="22"/>
        </w:numPr>
        <w:tabs>
          <w:tab w:val="clear" w:pos="720"/>
          <w:tab w:val="num" w:pos="360"/>
        </w:tabs>
        <w:spacing w:after="160" w:line="259" w:lineRule="auto"/>
        <w:ind w:left="360"/>
        <w:rPr>
          <w:rFonts w:cs="Arial"/>
          <w:b/>
        </w:rPr>
      </w:pPr>
      <w:r w:rsidRPr="00C34B7C">
        <w:rPr>
          <w:rFonts w:cs="Arial"/>
          <w:b/>
        </w:rPr>
        <w:lastRenderedPageBreak/>
        <w:t>Datenqualität und Systemanforderungen</w:t>
      </w:r>
    </w:p>
    <w:p w14:paraId="448E49E2" w14:textId="77777777" w:rsidR="00C34B7C" w:rsidRPr="00C34B7C" w:rsidRDefault="00C34B7C" w:rsidP="00C34B7C">
      <w:pPr>
        <w:pStyle w:val="Listenabsatz"/>
        <w:ind w:left="360"/>
        <w:rPr>
          <w:rFonts w:cs="Arial"/>
        </w:rPr>
      </w:pPr>
    </w:p>
    <w:p w14:paraId="21B542F0" w14:textId="77777777" w:rsidR="00C34B7C" w:rsidRPr="00C34B7C" w:rsidRDefault="00C34B7C" w:rsidP="00C34B7C">
      <w:pPr>
        <w:pStyle w:val="Listenabsatz"/>
        <w:ind w:left="360"/>
        <w:rPr>
          <w:rFonts w:cs="Arial"/>
        </w:rPr>
      </w:pPr>
      <w:r w:rsidRPr="00C34B7C">
        <w:rPr>
          <w:rFonts w:cs="Arial"/>
        </w:rPr>
        <w:t>Beim Einsatz von KI-Systemen ist sicherzustellen, dass:</w:t>
      </w:r>
    </w:p>
    <w:p w14:paraId="41D5B0E0" w14:textId="77777777" w:rsidR="00C34B7C" w:rsidRPr="00C34B7C" w:rsidRDefault="00C34B7C" w:rsidP="00C34B7C">
      <w:pPr>
        <w:pStyle w:val="Listenabsatz"/>
        <w:ind w:left="360"/>
        <w:rPr>
          <w:rFonts w:cs="Arial"/>
        </w:rPr>
      </w:pPr>
    </w:p>
    <w:p w14:paraId="3DEF6A5A" w14:textId="77777777" w:rsidR="00C34B7C" w:rsidRPr="00C34B7C" w:rsidRDefault="00C34B7C" w:rsidP="00C34B7C">
      <w:pPr>
        <w:pStyle w:val="Listenabsatz"/>
        <w:numPr>
          <w:ilvl w:val="0"/>
          <w:numId w:val="28"/>
        </w:numPr>
        <w:rPr>
          <w:rFonts w:cs="Arial"/>
        </w:rPr>
      </w:pPr>
      <w:r w:rsidRPr="00C34B7C">
        <w:rPr>
          <w:rFonts w:cs="Arial"/>
        </w:rPr>
        <w:t>die verwendeten Daten eine ausreichende Qualität, Aktualität und Relevanz aufweisen</w:t>
      </w:r>
    </w:p>
    <w:p w14:paraId="24CFC488" w14:textId="77777777" w:rsidR="00C34B7C" w:rsidRPr="00C34B7C" w:rsidRDefault="00C34B7C" w:rsidP="00C34B7C">
      <w:pPr>
        <w:pStyle w:val="Listenabsatz"/>
        <w:numPr>
          <w:ilvl w:val="0"/>
          <w:numId w:val="28"/>
        </w:numPr>
        <w:rPr>
          <w:rFonts w:cs="Arial"/>
        </w:rPr>
      </w:pPr>
      <w:r w:rsidRPr="00C34B7C">
        <w:rPr>
          <w:rFonts w:cs="Arial"/>
        </w:rPr>
        <w:t>mögliche Verzerrungen (Bias) erkannt und soweit möglich minimiert werden</w:t>
      </w:r>
    </w:p>
    <w:p w14:paraId="51B353F8" w14:textId="77777777" w:rsidR="00C34B7C" w:rsidRPr="00C34B7C" w:rsidRDefault="00C34B7C" w:rsidP="00C34B7C">
      <w:pPr>
        <w:pStyle w:val="Listenabsatz"/>
        <w:numPr>
          <w:ilvl w:val="0"/>
          <w:numId w:val="28"/>
        </w:numPr>
        <w:rPr>
          <w:rFonts w:cs="Arial"/>
        </w:rPr>
      </w:pPr>
      <w:r w:rsidRPr="00C34B7C">
        <w:rPr>
          <w:rFonts w:cs="Arial"/>
        </w:rPr>
        <w:t>die Nachvollziehbarkeit der Ergebnisse gewährleistet ist</w:t>
      </w:r>
    </w:p>
    <w:p w14:paraId="67A944A2" w14:textId="77777777" w:rsidR="00C34B7C" w:rsidRPr="00C34B7C" w:rsidRDefault="00C34B7C" w:rsidP="00C34B7C">
      <w:pPr>
        <w:pStyle w:val="Listenabsatz"/>
        <w:ind w:left="360"/>
        <w:rPr>
          <w:rFonts w:cs="Arial"/>
        </w:rPr>
      </w:pPr>
    </w:p>
    <w:p w14:paraId="614340D5" w14:textId="63BAD823" w:rsidR="00C34B7C" w:rsidRDefault="00C34B7C" w:rsidP="00C34B7C">
      <w:pPr>
        <w:pStyle w:val="Listenabsatz"/>
        <w:ind w:left="360"/>
        <w:rPr>
          <w:rFonts w:cs="Arial"/>
        </w:rPr>
      </w:pPr>
      <w:r w:rsidRPr="00C34B7C">
        <w:rPr>
          <w:rFonts w:cs="Arial"/>
        </w:rPr>
        <w:t>Die Systeme müssen den Anforderungen an Informationssicherheit, Verfügbarkeit und Integrität entsprechen. Ergänzende Vorgaben ergeben sich aus der Informationssicherheitsrichtlinie und den IT-Architekturvorgaben des Unternehmens.</w:t>
      </w:r>
    </w:p>
    <w:p w14:paraId="6C1B1F71" w14:textId="77777777" w:rsidR="00C34B7C" w:rsidRDefault="00C34B7C" w:rsidP="00A764D0">
      <w:pPr>
        <w:pStyle w:val="Listenabsatz"/>
        <w:ind w:left="360"/>
        <w:rPr>
          <w:rFonts w:cs="Arial"/>
        </w:rPr>
      </w:pPr>
    </w:p>
    <w:p w14:paraId="679219C0" w14:textId="77777777" w:rsidR="00C34B7C" w:rsidRDefault="00C34B7C" w:rsidP="00A764D0">
      <w:pPr>
        <w:pStyle w:val="Listenabsatz"/>
        <w:ind w:left="360"/>
        <w:rPr>
          <w:rFonts w:cs="Arial"/>
        </w:rPr>
      </w:pPr>
    </w:p>
    <w:p w14:paraId="46AE2E6B" w14:textId="77777777" w:rsidR="00A46FC8" w:rsidRPr="00A764D0" w:rsidRDefault="00A46FC8" w:rsidP="00C21AE6">
      <w:pPr>
        <w:pStyle w:val="Listenabsatz"/>
        <w:numPr>
          <w:ilvl w:val="0"/>
          <w:numId w:val="22"/>
        </w:numPr>
        <w:tabs>
          <w:tab w:val="clear" w:pos="720"/>
          <w:tab w:val="num" w:pos="360"/>
        </w:tabs>
        <w:spacing w:after="160" w:line="259" w:lineRule="auto"/>
        <w:ind w:left="360"/>
        <w:rPr>
          <w:rFonts w:cs="Arial"/>
          <w:b/>
        </w:rPr>
      </w:pPr>
      <w:r w:rsidRPr="00A764D0">
        <w:rPr>
          <w:rFonts w:cs="Arial"/>
          <w:b/>
        </w:rPr>
        <w:t>Schulungspflicht</w:t>
      </w:r>
    </w:p>
    <w:p w14:paraId="233799D6" w14:textId="77777777" w:rsidR="00A46FC8" w:rsidRDefault="00A46FC8" w:rsidP="00C21AE6">
      <w:pPr>
        <w:pStyle w:val="Listenabsatz"/>
        <w:ind w:left="360"/>
        <w:rPr>
          <w:ins w:id="7" w:author="Adilovic, Selim" w:date="2026-04-30T14:50:00Z"/>
          <w:rFonts w:cs="Arial"/>
        </w:rPr>
      </w:pPr>
      <w:r w:rsidRPr="00F32941">
        <w:rPr>
          <w:rFonts w:cs="Arial"/>
        </w:rPr>
        <w:t>Vor dem erstmaligen Einsatz eines KI-Systems ist eine Schulung zu absolvieren. Nur geschulte Mitarbeitende dürfen produktiv mit KI-Systemen arbeiten. Wiederholungen der Schulung sind bei Systemänderungen oder nach festgelegten Intervallen erforderlich.</w:t>
      </w:r>
    </w:p>
    <w:p w14:paraId="3A5521EF" w14:textId="77777777" w:rsidR="002305FE" w:rsidRPr="002305FE" w:rsidRDefault="002305FE" w:rsidP="002305FE">
      <w:pPr>
        <w:pStyle w:val="Listenabsatz"/>
        <w:numPr>
          <w:ilvl w:val="0"/>
          <w:numId w:val="22"/>
        </w:numPr>
        <w:tabs>
          <w:tab w:val="clear" w:pos="720"/>
          <w:tab w:val="num" w:pos="360"/>
        </w:tabs>
        <w:spacing w:after="160" w:line="259" w:lineRule="auto"/>
        <w:ind w:left="360"/>
        <w:rPr>
          <w:rFonts w:cs="Arial"/>
          <w:b/>
        </w:rPr>
      </w:pPr>
      <w:r w:rsidRPr="002305FE">
        <w:rPr>
          <w:rFonts w:cs="Arial"/>
          <w:b/>
        </w:rPr>
        <w:t>Einsatz von KI in klinischen Anwendungsbereichen</w:t>
      </w:r>
    </w:p>
    <w:p w14:paraId="6F03AE08" w14:textId="77777777" w:rsidR="002305FE" w:rsidRPr="002305FE" w:rsidRDefault="002305FE" w:rsidP="002305FE">
      <w:pPr>
        <w:pStyle w:val="Listenabsatz"/>
        <w:ind w:left="360"/>
        <w:rPr>
          <w:rFonts w:cs="Arial"/>
        </w:rPr>
      </w:pPr>
    </w:p>
    <w:p w14:paraId="7B384B6F" w14:textId="77777777" w:rsidR="002305FE" w:rsidRPr="002305FE" w:rsidRDefault="002305FE" w:rsidP="002305FE">
      <w:pPr>
        <w:pStyle w:val="Listenabsatz"/>
        <w:ind w:left="360"/>
        <w:rPr>
          <w:rFonts w:cs="Arial"/>
        </w:rPr>
      </w:pPr>
      <w:r w:rsidRPr="002305FE">
        <w:rPr>
          <w:rFonts w:cs="Arial"/>
        </w:rPr>
        <w:t>Der Einsatz von KI-Systemen in der Diagnostik, Therapie, Befunderstellung sowie klinischen Entscheidungsunterstützung ist grundsätzlich zulässig, sofern diese Systeme durch das KI-Board freigegeben wurden und alle regulatorischen Anforderungen (insbesondere KI-Verordnung, MDR und Datenschutz) erfüllt sind.</w:t>
      </w:r>
    </w:p>
    <w:p w14:paraId="39B2DC22" w14:textId="77777777" w:rsidR="002305FE" w:rsidRPr="002305FE" w:rsidRDefault="002305FE" w:rsidP="002305FE">
      <w:pPr>
        <w:pStyle w:val="Listenabsatz"/>
        <w:ind w:left="360"/>
        <w:rPr>
          <w:rFonts w:cs="Arial"/>
        </w:rPr>
      </w:pPr>
    </w:p>
    <w:p w14:paraId="3FF547C3" w14:textId="1DB3D31B" w:rsidR="002305FE" w:rsidRDefault="002305FE" w:rsidP="002305FE">
      <w:pPr>
        <w:pStyle w:val="Listenabsatz"/>
        <w:ind w:left="360"/>
        <w:rPr>
          <w:rFonts w:cs="Arial"/>
        </w:rPr>
      </w:pPr>
      <w:r w:rsidRPr="002305FE">
        <w:rPr>
          <w:rFonts w:cs="Arial"/>
        </w:rPr>
        <w:t>Der Einsatz von eigenständig beschafften oder nicht freigegebenen KI-Systemen in diesen Bereichen ist untersagt.</w:t>
      </w:r>
    </w:p>
    <w:p w14:paraId="3FCED609" w14:textId="77777777" w:rsidR="002305FE" w:rsidRDefault="002305FE" w:rsidP="00C21AE6">
      <w:pPr>
        <w:pStyle w:val="Listenabsatz"/>
        <w:ind w:left="360"/>
        <w:rPr>
          <w:rFonts w:cs="Arial"/>
        </w:rPr>
      </w:pPr>
    </w:p>
    <w:p w14:paraId="27156DDA" w14:textId="77777777" w:rsidR="00DA6693" w:rsidRPr="0065568A" w:rsidRDefault="00D80C20" w:rsidP="00DA6693">
      <w:pPr>
        <w:pStyle w:val="Listenabsatz"/>
        <w:numPr>
          <w:ilvl w:val="0"/>
          <w:numId w:val="22"/>
        </w:numPr>
        <w:tabs>
          <w:tab w:val="clear" w:pos="720"/>
          <w:tab w:val="num" w:pos="360"/>
        </w:tabs>
        <w:spacing w:after="160" w:line="259" w:lineRule="auto"/>
        <w:ind w:left="360"/>
        <w:rPr>
          <w:rFonts w:cs="Arial"/>
          <w:b/>
        </w:rPr>
      </w:pPr>
      <w:r w:rsidRPr="0065568A">
        <w:rPr>
          <w:rFonts w:cs="Arial"/>
          <w:b/>
        </w:rPr>
        <w:t>Verbotener Einsatz von KI</w:t>
      </w:r>
    </w:p>
    <w:p w14:paraId="7C240621" w14:textId="35262081" w:rsidR="00A46FC8" w:rsidRPr="0065568A" w:rsidRDefault="00FA6EB1" w:rsidP="0065568A">
      <w:pPr>
        <w:pStyle w:val="Listenabsatz"/>
        <w:ind w:left="0"/>
        <w:rPr>
          <w:rFonts w:cs="Arial"/>
        </w:rPr>
      </w:pPr>
      <w:r w:rsidRPr="0065568A">
        <w:rPr>
          <w:rFonts w:cs="Arial"/>
        </w:rPr>
        <w:t>Grundsätzlich</w:t>
      </w:r>
      <w:r w:rsidR="00CA76B3" w:rsidRPr="0065568A">
        <w:rPr>
          <w:rFonts w:cs="Arial"/>
        </w:rPr>
        <w:t xml:space="preserve"> sollen durch das Unternehmen freigegebene KI-Systeme verwendet werden. </w:t>
      </w:r>
      <w:r w:rsidR="00A46FC8" w:rsidRPr="0065568A">
        <w:rPr>
          <w:rFonts w:cs="Arial"/>
        </w:rPr>
        <w:t xml:space="preserve">Der Einsatz </w:t>
      </w:r>
      <w:r w:rsidR="00BC6C76" w:rsidRPr="0065568A">
        <w:rPr>
          <w:rFonts w:cs="Arial"/>
        </w:rPr>
        <w:t>von</w:t>
      </w:r>
      <w:r w:rsidR="00A46FC8" w:rsidRPr="0065568A">
        <w:rPr>
          <w:rFonts w:cs="Arial"/>
        </w:rPr>
        <w:t xml:space="preserve"> eigenständig beschaffte</w:t>
      </w:r>
      <w:r w:rsidR="00BC6C76" w:rsidRPr="0065568A">
        <w:rPr>
          <w:rFonts w:cs="Arial"/>
        </w:rPr>
        <w:t>n</w:t>
      </w:r>
      <w:r w:rsidR="002305FE">
        <w:rPr>
          <w:rFonts w:cs="Arial"/>
        </w:rPr>
        <w:t xml:space="preserve"> </w:t>
      </w:r>
      <w:r w:rsidR="002305FE" w:rsidRPr="002305FE">
        <w:rPr>
          <w:rFonts w:cs="Arial"/>
        </w:rPr>
        <w:t>oder nicht freigegebenen</w:t>
      </w:r>
      <w:r w:rsidR="00A46FC8" w:rsidRPr="0065568A">
        <w:rPr>
          <w:rFonts w:cs="Arial"/>
        </w:rPr>
        <w:t xml:space="preserve"> KI-</w:t>
      </w:r>
      <w:r w:rsidR="00CA76B3" w:rsidRPr="0065568A">
        <w:rPr>
          <w:rFonts w:cs="Arial"/>
        </w:rPr>
        <w:t>Systemen</w:t>
      </w:r>
      <w:r w:rsidR="00A46FC8" w:rsidRPr="0065568A">
        <w:rPr>
          <w:rFonts w:cs="Arial"/>
        </w:rPr>
        <w:t xml:space="preserve"> </w:t>
      </w:r>
      <w:r w:rsidR="00CA76B3" w:rsidRPr="0065568A">
        <w:rPr>
          <w:rFonts w:cs="Arial"/>
        </w:rPr>
        <w:t>soll</w:t>
      </w:r>
      <w:r w:rsidR="00A46FC8" w:rsidRPr="0065568A">
        <w:rPr>
          <w:rFonts w:cs="Arial"/>
        </w:rPr>
        <w:t xml:space="preserve"> </w:t>
      </w:r>
      <w:r w:rsidR="00CA76B3" w:rsidRPr="0065568A">
        <w:rPr>
          <w:rFonts w:cs="Arial"/>
        </w:rPr>
        <w:t xml:space="preserve">nur in </w:t>
      </w:r>
      <w:r w:rsidR="00CA76B3" w:rsidRPr="002F5CE4">
        <w:rPr>
          <w:rFonts w:cs="Arial"/>
        </w:rPr>
        <w:t>Ausnahmefällen</w:t>
      </w:r>
      <w:r w:rsidR="00CA76B3" w:rsidRPr="0065568A">
        <w:rPr>
          <w:rFonts w:cs="Arial"/>
        </w:rPr>
        <w:t xml:space="preserve"> und </w:t>
      </w:r>
      <w:r w:rsidRPr="0065568A">
        <w:rPr>
          <w:rFonts w:cs="Arial"/>
        </w:rPr>
        <w:t xml:space="preserve">darf nur </w:t>
      </w:r>
      <w:r w:rsidR="00CA76B3" w:rsidRPr="0065568A">
        <w:rPr>
          <w:rFonts w:cs="Arial"/>
        </w:rPr>
        <w:t xml:space="preserve">im Einklang mit den gesetzlichen Regelungen (z.B. den geltenden Medizinproduktegesetzen) und den betrieblichen Vorschriften erfolgen. Der Einsatz von eigenständig beschafften KI-Systemen </w:t>
      </w:r>
      <w:r w:rsidR="00D80C20" w:rsidRPr="0065568A">
        <w:rPr>
          <w:rFonts w:cs="Arial"/>
        </w:rPr>
        <w:t xml:space="preserve">für folgende Zwecke </w:t>
      </w:r>
      <w:r w:rsidR="00CA76B3" w:rsidRPr="0065568A">
        <w:rPr>
          <w:rFonts w:cs="Arial"/>
        </w:rPr>
        <w:t xml:space="preserve">ist </w:t>
      </w:r>
      <w:r w:rsidR="00A46FC8" w:rsidRPr="0065568A">
        <w:rPr>
          <w:rFonts w:cs="Arial"/>
        </w:rPr>
        <w:t>untersagt</w:t>
      </w:r>
      <w:r w:rsidR="00BC6C76" w:rsidRPr="0065568A">
        <w:rPr>
          <w:rFonts w:cs="Arial"/>
        </w:rPr>
        <w:t>:</w:t>
      </w:r>
      <w:r w:rsidR="00A46FC8" w:rsidRPr="0065568A">
        <w:rPr>
          <w:rFonts w:cs="Arial"/>
        </w:rPr>
        <w:t xml:space="preserve"> </w:t>
      </w:r>
    </w:p>
    <w:p w14:paraId="0D0C1A33" w14:textId="77777777" w:rsidR="00FB5A89" w:rsidRPr="0065568A" w:rsidRDefault="00FB5A89" w:rsidP="0065568A">
      <w:pPr>
        <w:pStyle w:val="Listenabsatz"/>
        <w:numPr>
          <w:ilvl w:val="0"/>
          <w:numId w:val="24"/>
        </w:numPr>
        <w:ind w:left="720"/>
        <w:rPr>
          <w:rFonts w:cs="Arial"/>
        </w:rPr>
      </w:pPr>
      <w:r w:rsidRPr="0065568A">
        <w:rPr>
          <w:rFonts w:cs="Arial"/>
        </w:rPr>
        <w:t>Diagnostik</w:t>
      </w:r>
    </w:p>
    <w:p w14:paraId="2455D3E5" w14:textId="77777777" w:rsidR="00FB5A89" w:rsidRPr="0065568A" w:rsidRDefault="00FB5A89" w:rsidP="0065568A">
      <w:pPr>
        <w:pStyle w:val="Listenabsatz"/>
        <w:numPr>
          <w:ilvl w:val="0"/>
          <w:numId w:val="24"/>
        </w:numPr>
        <w:ind w:left="720"/>
        <w:rPr>
          <w:rFonts w:cs="Arial"/>
        </w:rPr>
      </w:pPr>
      <w:r w:rsidRPr="0065568A">
        <w:rPr>
          <w:rFonts w:cs="Arial"/>
        </w:rPr>
        <w:t>Therapie</w:t>
      </w:r>
    </w:p>
    <w:p w14:paraId="0BAEC8F8" w14:textId="77777777" w:rsidR="00FB5A89" w:rsidRPr="0065568A" w:rsidRDefault="00FB5A89" w:rsidP="0065568A">
      <w:pPr>
        <w:pStyle w:val="Listenabsatz"/>
        <w:numPr>
          <w:ilvl w:val="0"/>
          <w:numId w:val="24"/>
        </w:numPr>
        <w:ind w:left="720"/>
        <w:rPr>
          <w:rFonts w:cs="Arial"/>
        </w:rPr>
      </w:pPr>
      <w:r w:rsidRPr="0065568A">
        <w:rPr>
          <w:rFonts w:cs="Arial"/>
        </w:rPr>
        <w:t>Befunderstellung</w:t>
      </w:r>
    </w:p>
    <w:p w14:paraId="4B607E3A" w14:textId="77777777" w:rsidR="00DA6693" w:rsidRDefault="00DA6693" w:rsidP="0065568A">
      <w:pPr>
        <w:pStyle w:val="Listenabsatz"/>
        <w:numPr>
          <w:ilvl w:val="0"/>
          <w:numId w:val="24"/>
        </w:numPr>
        <w:ind w:left="720"/>
        <w:rPr>
          <w:rFonts w:cs="Arial"/>
        </w:rPr>
      </w:pPr>
      <w:r w:rsidRPr="0065568A">
        <w:rPr>
          <w:rFonts w:cs="Arial"/>
        </w:rPr>
        <w:t>gemäß Art. 5 KI-VO verbotene Zwecke</w:t>
      </w:r>
    </w:p>
    <w:p w14:paraId="58302214" w14:textId="77777777" w:rsidR="00C6470F" w:rsidRDefault="00C6470F" w:rsidP="00BE437B">
      <w:pPr>
        <w:ind w:left="720"/>
        <w:rPr>
          <w:rFonts w:cs="Arial"/>
        </w:rPr>
      </w:pPr>
    </w:p>
    <w:p w14:paraId="3B831219" w14:textId="77777777" w:rsidR="00BE437B" w:rsidRDefault="00BE437B" w:rsidP="00BE437B">
      <w:pPr>
        <w:ind w:left="720"/>
        <w:rPr>
          <w:ins w:id="8" w:author="Adilovic, Selim" w:date="2026-04-30T12:41:00Z"/>
        </w:rPr>
      </w:pPr>
    </w:p>
    <w:p w14:paraId="7EF8AC34" w14:textId="4C497A11" w:rsidR="00C6470F" w:rsidRPr="00BE437B" w:rsidDel="00721F0F" w:rsidRDefault="00C6470F" w:rsidP="00BE437B">
      <w:pPr>
        <w:pStyle w:val="Listenabsatz"/>
        <w:numPr>
          <w:ilvl w:val="0"/>
          <w:numId w:val="22"/>
        </w:numPr>
        <w:tabs>
          <w:tab w:val="clear" w:pos="720"/>
          <w:tab w:val="num" w:pos="360"/>
        </w:tabs>
        <w:spacing w:after="160" w:line="259" w:lineRule="auto"/>
        <w:ind w:left="360"/>
        <w:rPr>
          <w:del w:id="9" w:author="Adilovic, Selim" w:date="2026-04-30T15:09:00Z"/>
          <w:rFonts w:cs="Arial"/>
          <w:b/>
        </w:rPr>
      </w:pPr>
      <w:r w:rsidRPr="00BE437B">
        <w:rPr>
          <w:rFonts w:cs="Arial"/>
          <w:b/>
        </w:rPr>
        <w:t>Der Einsatz von KI zur Leistungs- oder Verhaltenskontrolle von Mitarbeitenden ist untersagt. Insbesondere ist die automatisierte Auswertung, Überwachung oder Profilbildung einzelner Mitarbeitender unzulässig.</w:t>
      </w:r>
    </w:p>
    <w:p w14:paraId="4FD75062" w14:textId="77777777" w:rsidR="00DC5211" w:rsidRPr="00DC5211" w:rsidRDefault="00DC5211" w:rsidP="00721F0F">
      <w:pPr>
        <w:pStyle w:val="Listenabsatz"/>
        <w:spacing w:after="160" w:line="259" w:lineRule="auto"/>
        <w:ind w:left="360"/>
      </w:pPr>
    </w:p>
    <w:p w14:paraId="1233AD3A" w14:textId="77777777" w:rsidR="00396684" w:rsidRPr="00C21AE6" w:rsidRDefault="00396684" w:rsidP="00727F75">
      <w:pPr>
        <w:pStyle w:val="berschrift1"/>
        <w:numPr>
          <w:ilvl w:val="0"/>
          <w:numId w:val="23"/>
        </w:numPr>
        <w:rPr>
          <w:color w:val="2E74B5" w:themeColor="accent1" w:themeShade="BF"/>
        </w:rPr>
      </w:pPr>
      <w:bookmarkStart w:id="10" w:name="_Toc228454244"/>
      <w:r w:rsidRPr="00C21AE6">
        <w:rPr>
          <w:color w:val="2E74B5" w:themeColor="accent1" w:themeShade="BF"/>
        </w:rPr>
        <w:lastRenderedPageBreak/>
        <w:t>Zuständigkeiten</w:t>
      </w:r>
      <w:bookmarkEnd w:id="10"/>
    </w:p>
    <w:p w14:paraId="63893394" w14:textId="77777777" w:rsidR="009F6C88" w:rsidRDefault="009F6C88" w:rsidP="003557B1">
      <w:pPr>
        <w:pStyle w:val="Listenabsatz"/>
        <w:ind w:left="0"/>
      </w:pPr>
      <w:r>
        <w:t xml:space="preserve">Durch die Geschäftsführung wird eine Arbeitsgruppe </w:t>
      </w:r>
      <w:r w:rsidRPr="003557B1">
        <w:rPr>
          <w:b/>
        </w:rPr>
        <w:t>(„KI-</w:t>
      </w:r>
      <w:r w:rsidR="00DA6693">
        <w:rPr>
          <w:b/>
        </w:rPr>
        <w:t>Board</w:t>
      </w:r>
      <w:r w:rsidRPr="003557B1">
        <w:rPr>
          <w:b/>
        </w:rPr>
        <w:t>“)</w:t>
      </w:r>
      <w:r>
        <w:t xml:space="preserve"> eingesetzt, welche für die Klassifizierung, Bewertung und Freigabe</w:t>
      </w:r>
      <w:r w:rsidR="003557B1">
        <w:t>n</w:t>
      </w:r>
      <w:r>
        <w:t xml:space="preserve"> von KI-</w:t>
      </w:r>
      <w:r w:rsidR="003557B1">
        <w:t>Systemen</w:t>
      </w:r>
      <w:r>
        <w:t xml:space="preserve"> innerhalb des Unternehmens zuständig ist. Das KI-</w:t>
      </w:r>
      <w:r w:rsidR="00DA6693">
        <w:t>Board</w:t>
      </w:r>
      <w:r>
        <w:t xml:space="preserve"> besteht aus Mitarbeitenden folgender Fachrichtungen</w:t>
      </w:r>
      <w:r w:rsidR="00B70EA6">
        <w:t>/Abteilungen</w:t>
      </w:r>
      <w:r>
        <w:t xml:space="preserve"> (nicht abschließend):</w:t>
      </w:r>
    </w:p>
    <w:p w14:paraId="218CA6BC" w14:textId="77777777" w:rsidR="009F6C88" w:rsidRDefault="009F6C88" w:rsidP="003557B1">
      <w:pPr>
        <w:pStyle w:val="Listenabsatz"/>
        <w:numPr>
          <w:ilvl w:val="0"/>
          <w:numId w:val="14"/>
        </w:numPr>
        <w:ind w:left="360"/>
      </w:pPr>
      <w:r>
        <w:t>IT</w:t>
      </w:r>
    </w:p>
    <w:p w14:paraId="2BE53857" w14:textId="77777777" w:rsidR="009F6C88" w:rsidRDefault="009F6C88" w:rsidP="003557B1">
      <w:pPr>
        <w:pStyle w:val="Listenabsatz"/>
        <w:numPr>
          <w:ilvl w:val="0"/>
          <w:numId w:val="14"/>
        </w:numPr>
        <w:ind w:left="360"/>
      </w:pPr>
      <w:r>
        <w:t>Anwender (ä</w:t>
      </w:r>
      <w:r w:rsidR="00FB5A89">
        <w:t>rztlicher/pflegerischer Bereich / Verwaltung)</w:t>
      </w:r>
    </w:p>
    <w:p w14:paraId="13AF245F" w14:textId="77777777" w:rsidR="009F3A1A" w:rsidRDefault="009F3A1A" w:rsidP="003557B1">
      <w:pPr>
        <w:pStyle w:val="Listenabsatz"/>
        <w:numPr>
          <w:ilvl w:val="0"/>
          <w:numId w:val="14"/>
        </w:numPr>
        <w:ind w:left="360"/>
      </w:pPr>
      <w:r>
        <w:t>ISB</w:t>
      </w:r>
    </w:p>
    <w:p w14:paraId="4112FDEB" w14:textId="77777777" w:rsidR="009F6C88" w:rsidRDefault="009F6C88" w:rsidP="003557B1">
      <w:pPr>
        <w:pStyle w:val="Listenabsatz"/>
        <w:numPr>
          <w:ilvl w:val="0"/>
          <w:numId w:val="14"/>
        </w:numPr>
        <w:ind w:left="360"/>
      </w:pPr>
      <w:r>
        <w:t>Datenschutz</w:t>
      </w:r>
    </w:p>
    <w:p w14:paraId="10A3FD10" w14:textId="77777777" w:rsidR="009F6C88" w:rsidRDefault="00FB5A89" w:rsidP="003557B1">
      <w:pPr>
        <w:pStyle w:val="Listenabsatz"/>
        <w:numPr>
          <w:ilvl w:val="0"/>
          <w:numId w:val="14"/>
        </w:numPr>
        <w:ind w:left="360"/>
      </w:pPr>
      <w:r>
        <w:t xml:space="preserve">Recht / </w:t>
      </w:r>
      <w:r w:rsidR="009F6C88">
        <w:t>Compliance</w:t>
      </w:r>
    </w:p>
    <w:p w14:paraId="7E2FF65F" w14:textId="77777777" w:rsidR="00FB5A89" w:rsidRDefault="00FB5A89" w:rsidP="003557B1">
      <w:pPr>
        <w:pStyle w:val="Listenabsatz"/>
        <w:numPr>
          <w:ilvl w:val="0"/>
          <w:numId w:val="14"/>
        </w:numPr>
        <w:ind w:left="360"/>
      </w:pPr>
      <w:r>
        <w:t>QM</w:t>
      </w:r>
    </w:p>
    <w:p w14:paraId="110B971F" w14:textId="7733246C" w:rsidR="00DA6693" w:rsidRPr="0065568A" w:rsidRDefault="0065568A" w:rsidP="003557B1">
      <w:pPr>
        <w:pStyle w:val="Listenabsatz"/>
        <w:numPr>
          <w:ilvl w:val="0"/>
          <w:numId w:val="14"/>
        </w:numPr>
        <w:ind w:left="360"/>
      </w:pPr>
      <w:r w:rsidRPr="0065568A">
        <w:t>Betriebsrat</w:t>
      </w:r>
    </w:p>
    <w:p w14:paraId="04B13670" w14:textId="77777777" w:rsidR="00DA6693" w:rsidRDefault="00DA6693" w:rsidP="00DA6693">
      <w:pPr>
        <w:rPr>
          <w:highlight w:val="yellow"/>
        </w:rPr>
      </w:pPr>
    </w:p>
    <w:p w14:paraId="1D8226AE" w14:textId="77777777" w:rsidR="00DA6693" w:rsidRDefault="00DA6693" w:rsidP="00DA6693">
      <w:pPr>
        <w:rPr>
          <w:ins w:id="11" w:author="Adilovic, Selim" w:date="2026-04-30T14:55:00Z"/>
        </w:rPr>
      </w:pPr>
      <w:r w:rsidRPr="0065568A">
        <w:t>Das KI-Board handelt gemäß einer gesonderten Zuständigkeits- und Verfahrensregelung.</w:t>
      </w:r>
    </w:p>
    <w:p w14:paraId="12B9BD2C" w14:textId="77777777" w:rsidR="002305FE" w:rsidRDefault="002305FE" w:rsidP="00DA6693">
      <w:pPr>
        <w:rPr>
          <w:ins w:id="12" w:author="Adilovic, Selim" w:date="2026-04-30T14:56:00Z"/>
        </w:rPr>
      </w:pPr>
    </w:p>
    <w:p w14:paraId="65BE3EAB" w14:textId="77777777" w:rsidR="002305FE" w:rsidRDefault="002305FE" w:rsidP="00DA6693">
      <w:pPr>
        <w:rPr>
          <w:ins w:id="13" w:author="Adilovic, Selim" w:date="2026-04-30T14:56:00Z"/>
        </w:rPr>
      </w:pPr>
    </w:p>
    <w:p w14:paraId="4E77231A" w14:textId="77777777" w:rsidR="002305FE" w:rsidRDefault="002305FE" w:rsidP="00DA6693">
      <w:pPr>
        <w:rPr>
          <w:ins w:id="14" w:author="Adilovic, Selim" w:date="2026-04-30T14:56:00Z"/>
        </w:rPr>
      </w:pPr>
    </w:p>
    <w:p w14:paraId="4B8A7563" w14:textId="77777777" w:rsidR="002305FE" w:rsidRDefault="002305FE" w:rsidP="00DA6693">
      <w:pPr>
        <w:rPr>
          <w:ins w:id="15" w:author="Adilovic, Selim" w:date="2026-04-30T14:55:00Z"/>
        </w:rPr>
      </w:pPr>
    </w:p>
    <w:p w14:paraId="16AD1769" w14:textId="77777777" w:rsidR="002305FE" w:rsidRDefault="002305FE" w:rsidP="002305FE">
      <w:r>
        <w:t>Das KI-Board übernimmt neben der operativen Prüfung und Freigabe von KI-Systemen auch strategische Steuerungsaufgaben. Hierzu gehören insbesondere:</w:t>
      </w:r>
    </w:p>
    <w:p w14:paraId="0967E034" w14:textId="77777777" w:rsidR="002305FE" w:rsidRDefault="002305FE" w:rsidP="002305FE"/>
    <w:p w14:paraId="7110E22F" w14:textId="77777777" w:rsidR="002305FE" w:rsidRDefault="002305FE" w:rsidP="002305FE">
      <w:pPr>
        <w:pStyle w:val="Listenabsatz"/>
        <w:numPr>
          <w:ilvl w:val="0"/>
          <w:numId w:val="26"/>
        </w:numPr>
      </w:pPr>
      <w:r>
        <w:t>Priorisierung von KI-Initiativen im Einklang mit der KI-Strategie</w:t>
      </w:r>
    </w:p>
    <w:p w14:paraId="2FC2273A" w14:textId="77777777" w:rsidR="002305FE" w:rsidRDefault="002305FE" w:rsidP="002305FE">
      <w:pPr>
        <w:pStyle w:val="Listenabsatz"/>
        <w:numPr>
          <w:ilvl w:val="0"/>
          <w:numId w:val="26"/>
        </w:numPr>
      </w:pPr>
      <w:r>
        <w:t xml:space="preserve">Weiterentwicklung von Richtlinien und </w:t>
      </w:r>
      <w:proofErr w:type="spellStart"/>
      <w:r>
        <w:t>Governance</w:t>
      </w:r>
      <w:proofErr w:type="spellEnd"/>
      <w:r>
        <w:t>-Strukturen</w:t>
      </w:r>
    </w:p>
    <w:p w14:paraId="4667A32D" w14:textId="77777777" w:rsidR="002305FE" w:rsidRDefault="002305FE" w:rsidP="002305FE">
      <w:pPr>
        <w:pStyle w:val="Listenabsatz"/>
        <w:numPr>
          <w:ilvl w:val="0"/>
          <w:numId w:val="26"/>
        </w:numPr>
      </w:pPr>
      <w:r>
        <w:t>Sicherstellung der strategiekonformen Nutzung von KI im Unternehmen</w:t>
      </w:r>
    </w:p>
    <w:p w14:paraId="7A9AFF52" w14:textId="10EBDDA7" w:rsidR="002305FE" w:rsidRPr="0065568A" w:rsidRDefault="002305FE" w:rsidP="002305FE">
      <w:pPr>
        <w:pStyle w:val="Listenabsatz"/>
        <w:numPr>
          <w:ilvl w:val="0"/>
          <w:numId w:val="26"/>
        </w:numPr>
      </w:pPr>
      <w:r>
        <w:t>Beratung der Geschäftsführung bei KI-relevanten Fragestellungen</w:t>
      </w:r>
    </w:p>
    <w:p w14:paraId="25129956" w14:textId="77777777" w:rsidR="00DC5211" w:rsidRDefault="00DC5211" w:rsidP="003557B1">
      <w:pPr>
        <w:pStyle w:val="Listenabsatz"/>
        <w:ind w:left="360"/>
      </w:pPr>
    </w:p>
    <w:p w14:paraId="55912D97" w14:textId="660C884A" w:rsidR="009F6C88" w:rsidRDefault="009F6C88" w:rsidP="003557B1">
      <w:pPr>
        <w:pStyle w:val="Listenabsatz"/>
        <w:ind w:left="0"/>
      </w:pPr>
      <w:r w:rsidRPr="003557B1">
        <w:rPr>
          <w:b/>
        </w:rPr>
        <w:t>Alle Beschäftigten</w:t>
      </w:r>
      <w:r>
        <w:t xml:space="preserve"> sind verpflichtet, KI-Systeme im Rahmen der gesetzlichen sowie betrieblichen Vorgaben zu verwenden. </w:t>
      </w:r>
    </w:p>
    <w:p w14:paraId="3D8EE048" w14:textId="77777777" w:rsidR="009F6C88" w:rsidRDefault="009F6C88" w:rsidP="003557B1">
      <w:pPr>
        <w:pStyle w:val="berschrift1"/>
        <w:ind w:left="360"/>
      </w:pPr>
    </w:p>
    <w:p w14:paraId="2D3F0F9C" w14:textId="77777777" w:rsidR="000F7E6B" w:rsidRPr="00C21AE6" w:rsidRDefault="000F7E6B" w:rsidP="00727F75">
      <w:pPr>
        <w:pStyle w:val="berschrift1"/>
        <w:numPr>
          <w:ilvl w:val="0"/>
          <w:numId w:val="23"/>
        </w:numPr>
        <w:rPr>
          <w:color w:val="2E74B5" w:themeColor="accent1" w:themeShade="BF"/>
        </w:rPr>
      </w:pPr>
      <w:bookmarkStart w:id="16" w:name="_Toc228454245"/>
      <w:r w:rsidRPr="00C21AE6">
        <w:rPr>
          <w:color w:val="2E74B5" w:themeColor="accent1" w:themeShade="BF"/>
        </w:rPr>
        <w:t>Einführung von KI-Systemen</w:t>
      </w:r>
      <w:bookmarkEnd w:id="16"/>
    </w:p>
    <w:p w14:paraId="6746AB43" w14:textId="77777777" w:rsidR="000F7E6B" w:rsidRDefault="00520590" w:rsidP="000F7E6B">
      <w:r>
        <w:t>Bevor innerhalb des Unternehmens ein KI-System zum Einsatz kommt, muss eine Freigabe durch die Geschäftsführung erfolgen. Die Befugnis zur Freigabe wird mit dieser Richtlinie an das KI-</w:t>
      </w:r>
      <w:r w:rsidR="00DA6693">
        <w:t>Board</w:t>
      </w:r>
      <w:r>
        <w:t xml:space="preserve"> delegiert.</w:t>
      </w:r>
    </w:p>
    <w:p w14:paraId="1D251025" w14:textId="77777777" w:rsidR="00727F75" w:rsidRDefault="00727F75" w:rsidP="00727F75">
      <w:pPr>
        <w:pStyle w:val="berschrift2"/>
        <w:ind w:left="720"/>
        <w:rPr>
          <w:rFonts w:cs="Times New Roman"/>
          <w:b w:val="0"/>
          <w:bCs w:val="0"/>
        </w:rPr>
      </w:pPr>
    </w:p>
    <w:p w14:paraId="31E91703" w14:textId="77777777" w:rsidR="00B70EA6" w:rsidRPr="00F66E4B" w:rsidRDefault="00B70EA6" w:rsidP="00727F75">
      <w:pPr>
        <w:pStyle w:val="berschrift2"/>
        <w:rPr>
          <w:color w:val="2E74B5" w:themeColor="accent1" w:themeShade="BF"/>
        </w:rPr>
      </w:pPr>
      <w:bookmarkStart w:id="17" w:name="_Toc228454246"/>
      <w:r w:rsidRPr="00F66E4B">
        <w:rPr>
          <w:color w:val="2E74B5" w:themeColor="accent1" w:themeShade="BF"/>
        </w:rPr>
        <w:t>Bedarfsermittlung</w:t>
      </w:r>
      <w:bookmarkEnd w:id="17"/>
    </w:p>
    <w:p w14:paraId="56249113" w14:textId="5D33F8F4" w:rsidR="00B70EA6" w:rsidRPr="00520590" w:rsidRDefault="00520590" w:rsidP="00520590">
      <w:pPr>
        <w:pStyle w:val="Listenabsatz"/>
        <w:ind w:left="0"/>
      </w:pPr>
      <w:r>
        <w:t>Anträge zur Freigabe einer KI-Anwendung können über das Gruppenpostfach des KI-</w:t>
      </w:r>
      <w:r w:rsidR="00DA6693">
        <w:t>Boards</w:t>
      </w:r>
      <w:r>
        <w:t xml:space="preserve"> unter</w:t>
      </w:r>
      <w:del w:id="18" w:author="Adilovic, Selim" w:date="2026-04-30T10:54:00Z">
        <w:r w:rsidDel="0065568A">
          <w:delText xml:space="preserve"> </w:delText>
        </w:r>
      </w:del>
      <w:r w:rsidR="0065568A">
        <w:t>ki-team</w:t>
      </w:r>
      <w:r>
        <w:t>@klinikum-lev</w:t>
      </w:r>
      <w:r w:rsidR="0065568A">
        <w:t>.de</w:t>
      </w:r>
      <w:r>
        <w:t xml:space="preserve"> übermittelt werden. </w:t>
      </w:r>
      <w:r w:rsidR="003557B1">
        <w:t>I</w:t>
      </w:r>
      <w:r>
        <w:rPr>
          <w:rFonts w:cs="Arial"/>
        </w:rPr>
        <w:t xml:space="preserve">nnerhalb des Antrages </w:t>
      </w:r>
      <w:r w:rsidR="003557B1">
        <w:rPr>
          <w:rFonts w:cs="Arial"/>
        </w:rPr>
        <w:t>soll mitgeteilt werden</w:t>
      </w:r>
      <w:r w:rsidR="00B70EA6" w:rsidRPr="00687733">
        <w:rPr>
          <w:rFonts w:cs="Arial"/>
        </w:rPr>
        <w:t xml:space="preserve">, welchen </w:t>
      </w:r>
      <w:r w:rsidR="00B70EA6">
        <w:rPr>
          <w:rFonts w:cs="Arial"/>
        </w:rPr>
        <w:t>Zweck das KI-System haben soll,</w:t>
      </w:r>
      <w:r w:rsidR="00B70EA6" w:rsidRPr="00687733">
        <w:rPr>
          <w:rFonts w:cs="Arial"/>
        </w:rPr>
        <w:t xml:space="preserve"> welche Prozesse betroffen sind, welche Entscheidungen unterstützt oder automatisiert werden und wie die Interaktion zwischen Mensch und Maschine ausgestaltet ist. Dabei sind auch geplante Nutzergruppen und betroffene Stakeholder zu benennen.</w:t>
      </w:r>
    </w:p>
    <w:p w14:paraId="53DE6E94" w14:textId="77777777" w:rsidR="00B70EA6" w:rsidRDefault="00B70EA6" w:rsidP="00727F75">
      <w:pPr>
        <w:pStyle w:val="berschrift2"/>
        <w:ind w:left="720"/>
        <w:rPr>
          <w:ins w:id="19" w:author="Adilovic, Selim" w:date="2026-04-30T10:55:00Z"/>
          <w:rFonts w:cs="Times New Roman"/>
          <w:b w:val="0"/>
          <w:bCs w:val="0"/>
        </w:rPr>
      </w:pPr>
    </w:p>
    <w:p w14:paraId="0EEC7713" w14:textId="77777777" w:rsidR="00C6470F" w:rsidRDefault="00C6470F" w:rsidP="00C6470F">
      <w:pPr>
        <w:rPr>
          <w:ins w:id="20" w:author="Adilovic, Selim" w:date="2026-04-30T10:55:00Z"/>
        </w:rPr>
      </w:pPr>
    </w:p>
    <w:p w14:paraId="6ACDB342" w14:textId="77777777" w:rsidR="00C6470F" w:rsidRDefault="00C6470F" w:rsidP="00C6470F">
      <w:pPr>
        <w:rPr>
          <w:ins w:id="21" w:author="Adilovic, Selim" w:date="2026-04-30T10:55:00Z"/>
        </w:rPr>
      </w:pPr>
    </w:p>
    <w:p w14:paraId="1E2598AE" w14:textId="77777777" w:rsidR="00721F0F" w:rsidRPr="00C6470F" w:rsidRDefault="00721F0F" w:rsidP="00C6470F"/>
    <w:p w14:paraId="1744F417" w14:textId="77777777" w:rsidR="00DC5211" w:rsidRPr="00C21AE6" w:rsidRDefault="009F3A1A" w:rsidP="00727F75">
      <w:pPr>
        <w:pStyle w:val="berschrift2"/>
        <w:rPr>
          <w:color w:val="2E74B5" w:themeColor="accent1" w:themeShade="BF"/>
        </w:rPr>
      </w:pPr>
      <w:bookmarkStart w:id="22" w:name="_Toc228454247"/>
      <w:r w:rsidRPr="00C21AE6">
        <w:rPr>
          <w:color w:val="2E74B5" w:themeColor="accent1" w:themeShade="BF"/>
        </w:rPr>
        <w:lastRenderedPageBreak/>
        <w:t>Risikobewertung</w:t>
      </w:r>
      <w:bookmarkEnd w:id="22"/>
      <w:r w:rsidR="009F6C88" w:rsidRPr="00C21AE6">
        <w:rPr>
          <w:color w:val="2E74B5" w:themeColor="accent1" w:themeShade="BF"/>
        </w:rPr>
        <w:t xml:space="preserve"> </w:t>
      </w:r>
    </w:p>
    <w:p w14:paraId="4B54E568" w14:textId="77777777" w:rsidR="00396684" w:rsidRDefault="00396684" w:rsidP="00727F75">
      <w:pPr>
        <w:pStyle w:val="Listenabsatz"/>
        <w:ind w:left="0"/>
      </w:pPr>
      <w:r>
        <w:t>Das KI-</w:t>
      </w:r>
      <w:r w:rsidR="00DA6693">
        <w:t>Board</w:t>
      </w:r>
      <w:r>
        <w:t xml:space="preserve"> klassifiziert und bewertet alle durch das Unternehmen eingesetzten KI-Anwendungen innerhalb folgender Risikoklassen:</w:t>
      </w:r>
    </w:p>
    <w:p w14:paraId="12F19276" w14:textId="77777777" w:rsidR="00396684" w:rsidRPr="00396684" w:rsidRDefault="00396684" w:rsidP="00396684">
      <w:pPr>
        <w:pStyle w:val="Listenabsatz"/>
        <w:numPr>
          <w:ilvl w:val="0"/>
          <w:numId w:val="13"/>
        </w:numPr>
        <w:rPr>
          <w:b/>
        </w:rPr>
      </w:pPr>
      <w:r w:rsidRPr="00396684">
        <w:rPr>
          <w:b/>
        </w:rPr>
        <w:t>Kein Risiko</w:t>
      </w:r>
    </w:p>
    <w:p w14:paraId="588C7DE0" w14:textId="77777777" w:rsidR="00396684" w:rsidRDefault="00396684" w:rsidP="00396684">
      <w:pPr>
        <w:pStyle w:val="Listenabsatz"/>
        <w:numPr>
          <w:ilvl w:val="0"/>
          <w:numId w:val="13"/>
        </w:numPr>
        <w:rPr>
          <w:b/>
        </w:rPr>
      </w:pPr>
      <w:r w:rsidRPr="00396684">
        <w:rPr>
          <w:b/>
        </w:rPr>
        <w:t>KI-Systeme mit begrenztem Risiko</w:t>
      </w:r>
      <w:r w:rsidR="00DC5211">
        <w:rPr>
          <w:b/>
        </w:rPr>
        <w:t xml:space="preserve"> </w:t>
      </w:r>
    </w:p>
    <w:p w14:paraId="20C5DF61" w14:textId="77777777" w:rsidR="00396684" w:rsidRPr="00DC5211" w:rsidRDefault="00396684" w:rsidP="00396684">
      <w:pPr>
        <w:pStyle w:val="Listenabsatz"/>
        <w:numPr>
          <w:ilvl w:val="0"/>
          <w:numId w:val="13"/>
        </w:numPr>
        <w:rPr>
          <w:b/>
        </w:rPr>
      </w:pPr>
      <w:r w:rsidRPr="00DC5211">
        <w:rPr>
          <w:b/>
        </w:rPr>
        <w:t>Hochrisiko-KI-Systeme</w:t>
      </w:r>
    </w:p>
    <w:p w14:paraId="62176062" w14:textId="77777777" w:rsidR="00396684" w:rsidRDefault="00396684" w:rsidP="00396684">
      <w:pPr>
        <w:pStyle w:val="Listenabsatz"/>
        <w:numPr>
          <w:ilvl w:val="0"/>
          <w:numId w:val="13"/>
        </w:numPr>
        <w:rPr>
          <w:b/>
        </w:rPr>
      </w:pPr>
      <w:r w:rsidRPr="00DC5211">
        <w:rPr>
          <w:b/>
        </w:rPr>
        <w:t>Verbotene KI-Systeme</w:t>
      </w:r>
    </w:p>
    <w:p w14:paraId="35D968C4" w14:textId="77777777" w:rsidR="003557B1" w:rsidRDefault="003557B1" w:rsidP="003557B1">
      <w:pPr>
        <w:pStyle w:val="Listenabsatz"/>
        <w:rPr>
          <w:b/>
        </w:rPr>
      </w:pPr>
    </w:p>
    <w:p w14:paraId="709506E2" w14:textId="77777777" w:rsidR="003557B1" w:rsidRPr="00F73BC0" w:rsidRDefault="003557B1" w:rsidP="00F73BC0">
      <w:pPr>
        <w:pStyle w:val="berschrift2"/>
        <w:rPr>
          <w:color w:val="2E74B5" w:themeColor="accent1" w:themeShade="BF"/>
        </w:rPr>
      </w:pPr>
      <w:bookmarkStart w:id="23" w:name="_Toc228454248"/>
      <w:r w:rsidRPr="00F73BC0">
        <w:rPr>
          <w:color w:val="2E74B5" w:themeColor="accent1" w:themeShade="BF"/>
        </w:rPr>
        <w:t>Freigabe</w:t>
      </w:r>
      <w:bookmarkEnd w:id="23"/>
    </w:p>
    <w:p w14:paraId="20360A95" w14:textId="77777777" w:rsidR="00520590" w:rsidRDefault="003557B1" w:rsidP="003557B1">
      <w:pPr>
        <w:pStyle w:val="Listenabsatz"/>
        <w:ind w:left="0"/>
      </w:pPr>
      <w:r w:rsidRPr="003557B1">
        <w:t>Nach Prüfung des KI-Systems hinsichtlich der Erforderlichkeit und der gesetzlichen Anforderungen wird bei Erfüllung aller benötigten Voraussetzungen durch das KI-</w:t>
      </w:r>
      <w:r w:rsidR="00DA6693">
        <w:t>Board</w:t>
      </w:r>
      <w:r w:rsidRPr="003557B1">
        <w:t xml:space="preserve"> eine Freigabe für die Nutzung des KI-Systems erteilt. </w:t>
      </w:r>
    </w:p>
    <w:p w14:paraId="5440C0FB" w14:textId="77777777" w:rsidR="00DA6693" w:rsidRDefault="00DA6693" w:rsidP="003557B1">
      <w:pPr>
        <w:pStyle w:val="Listenabsatz"/>
        <w:ind w:left="0"/>
        <w:rPr>
          <w:ins w:id="24" w:author="Adilovic, Selim" w:date="2026-04-30T14:56:00Z"/>
        </w:rPr>
      </w:pPr>
    </w:p>
    <w:p w14:paraId="6E91482C" w14:textId="77777777" w:rsidR="002305FE" w:rsidRDefault="002305FE" w:rsidP="003557B1">
      <w:pPr>
        <w:pStyle w:val="Listenabsatz"/>
        <w:ind w:left="0"/>
        <w:rPr>
          <w:ins w:id="25" w:author="Adilovic, Selim" w:date="2026-04-30T14:58:00Z"/>
        </w:rPr>
      </w:pPr>
    </w:p>
    <w:p w14:paraId="45FCD680" w14:textId="77777777" w:rsidR="002305FE" w:rsidRDefault="002305FE" w:rsidP="003557B1">
      <w:pPr>
        <w:pStyle w:val="Listenabsatz"/>
        <w:ind w:left="0"/>
        <w:rPr>
          <w:ins w:id="26" w:author="Adilovic, Selim" w:date="2026-04-30T14:58:00Z"/>
        </w:rPr>
      </w:pPr>
    </w:p>
    <w:p w14:paraId="0FBDC5D1" w14:textId="77777777" w:rsidR="002305FE" w:rsidRDefault="002305FE" w:rsidP="003557B1">
      <w:pPr>
        <w:pStyle w:val="Listenabsatz"/>
        <w:ind w:left="0"/>
        <w:rPr>
          <w:ins w:id="27" w:author="Adilovic, Selim" w:date="2026-04-30T14:58:00Z"/>
        </w:rPr>
      </w:pPr>
    </w:p>
    <w:p w14:paraId="7E5AAA2E" w14:textId="77777777" w:rsidR="002305FE" w:rsidRDefault="002305FE" w:rsidP="003557B1">
      <w:pPr>
        <w:pStyle w:val="Listenabsatz"/>
        <w:ind w:left="0"/>
        <w:rPr>
          <w:ins w:id="28" w:author="Adilovic, Selim" w:date="2026-04-30T14:56:00Z"/>
        </w:rPr>
      </w:pPr>
    </w:p>
    <w:p w14:paraId="568AB266" w14:textId="77777777" w:rsidR="002305FE" w:rsidRDefault="002305FE" w:rsidP="003557B1">
      <w:pPr>
        <w:pStyle w:val="Listenabsatz"/>
        <w:ind w:left="0"/>
        <w:rPr>
          <w:ins w:id="29" w:author="Adilovic, Selim" w:date="2026-04-30T14:56:00Z"/>
        </w:rPr>
      </w:pPr>
    </w:p>
    <w:p w14:paraId="3F132BBF" w14:textId="77777777" w:rsidR="002305FE" w:rsidRPr="002305FE" w:rsidRDefault="002305FE" w:rsidP="002305FE">
      <w:pPr>
        <w:pStyle w:val="berschrift2"/>
        <w:rPr>
          <w:color w:val="2E74B5" w:themeColor="accent1" w:themeShade="BF"/>
        </w:rPr>
      </w:pPr>
      <w:bookmarkStart w:id="30" w:name="_Toc228454249"/>
      <w:r w:rsidRPr="002305FE">
        <w:rPr>
          <w:color w:val="2E74B5" w:themeColor="accent1" w:themeShade="BF"/>
        </w:rPr>
        <w:t>Vereinfachtes Freigabeverfahren (Fast-Track)</w:t>
      </w:r>
      <w:bookmarkEnd w:id="30"/>
    </w:p>
    <w:p w14:paraId="5D82130E" w14:textId="77777777" w:rsidR="002305FE" w:rsidRDefault="002305FE" w:rsidP="002305FE">
      <w:pPr>
        <w:pStyle w:val="Listenabsatz"/>
      </w:pPr>
    </w:p>
    <w:p w14:paraId="6221E3AA" w14:textId="77777777" w:rsidR="002305FE" w:rsidRDefault="002305FE" w:rsidP="002305FE">
      <w:pPr>
        <w:pStyle w:val="Listenabsatz"/>
      </w:pPr>
      <w:r>
        <w:t>Für KI-Funktionalitäten, die im Rahmen bereits freigegebener Systeme eingeführt werden (z. B. durch Updates oder Erweiterungen bestehender Software), kann das KI-Board ein vereinfachtes Freigabeverfahren anwenden.</w:t>
      </w:r>
    </w:p>
    <w:p w14:paraId="4927D9F5" w14:textId="77777777" w:rsidR="002305FE" w:rsidRDefault="002305FE" w:rsidP="002305FE">
      <w:pPr>
        <w:pStyle w:val="Listenabsatz"/>
      </w:pPr>
    </w:p>
    <w:p w14:paraId="18E166BF" w14:textId="77777777" w:rsidR="002305FE" w:rsidRDefault="002305FE" w:rsidP="002305FE">
      <w:pPr>
        <w:pStyle w:val="Listenabsatz"/>
      </w:pPr>
      <w:r>
        <w:t>Voraussetzung hierfür ist, dass:</w:t>
      </w:r>
    </w:p>
    <w:p w14:paraId="1A2F5F97" w14:textId="77777777" w:rsidR="002305FE" w:rsidRDefault="002305FE" w:rsidP="002305FE">
      <w:pPr>
        <w:pStyle w:val="Listenabsatz"/>
      </w:pPr>
    </w:p>
    <w:p w14:paraId="2672F228" w14:textId="77777777" w:rsidR="002305FE" w:rsidRDefault="002305FE" w:rsidP="002305FE">
      <w:pPr>
        <w:pStyle w:val="Listenabsatz"/>
        <w:numPr>
          <w:ilvl w:val="0"/>
          <w:numId w:val="27"/>
        </w:numPr>
      </w:pPr>
      <w:r>
        <w:t>keine wesentliche Änderung des Risikoprofils vorliegt</w:t>
      </w:r>
    </w:p>
    <w:p w14:paraId="22C0BB41" w14:textId="77777777" w:rsidR="002305FE" w:rsidRDefault="002305FE" w:rsidP="002305FE">
      <w:pPr>
        <w:pStyle w:val="Listenabsatz"/>
        <w:numPr>
          <w:ilvl w:val="0"/>
          <w:numId w:val="27"/>
        </w:numPr>
      </w:pPr>
      <w:r>
        <w:t>keine neuen sensiblen Datenverarbeitungen eingeführt werden</w:t>
      </w:r>
    </w:p>
    <w:p w14:paraId="56DC7478" w14:textId="77777777" w:rsidR="002305FE" w:rsidRDefault="002305FE" w:rsidP="002305FE">
      <w:pPr>
        <w:pStyle w:val="Listenabsatz"/>
        <w:numPr>
          <w:ilvl w:val="0"/>
          <w:numId w:val="27"/>
        </w:numPr>
      </w:pPr>
      <w:r>
        <w:t>die Nutzung im Rahmen der ursprünglich genehmigten Zwecke erfolgt</w:t>
      </w:r>
    </w:p>
    <w:p w14:paraId="626D00D9" w14:textId="77777777" w:rsidR="002305FE" w:rsidRDefault="002305FE" w:rsidP="002305FE">
      <w:pPr>
        <w:pStyle w:val="Listenabsatz"/>
      </w:pPr>
    </w:p>
    <w:p w14:paraId="21EADAFB" w14:textId="0AC67C32" w:rsidR="002305FE" w:rsidRDefault="002305FE" w:rsidP="002305FE">
      <w:pPr>
        <w:pStyle w:val="Listenabsatz"/>
        <w:ind w:left="0"/>
      </w:pPr>
      <w:r>
        <w:t>Das KI-Board dokumentiert auch im Fast-Track-Verfahren die Bewertung und Entscheidung in geeigneter Form.</w:t>
      </w:r>
    </w:p>
    <w:p w14:paraId="49DFA68D" w14:textId="77777777" w:rsidR="002305FE" w:rsidRDefault="002305FE" w:rsidP="003557B1">
      <w:pPr>
        <w:pStyle w:val="Listenabsatz"/>
        <w:ind w:left="0"/>
        <w:rPr>
          <w:ins w:id="31" w:author="Adilovic, Selim" w:date="2026-04-30T14:56:00Z"/>
        </w:rPr>
      </w:pPr>
    </w:p>
    <w:p w14:paraId="2405411F" w14:textId="77777777" w:rsidR="002305FE" w:rsidRPr="003557B1" w:rsidRDefault="002305FE" w:rsidP="003557B1">
      <w:pPr>
        <w:pStyle w:val="Listenabsatz"/>
        <w:ind w:left="0"/>
      </w:pPr>
    </w:p>
    <w:p w14:paraId="533848A1" w14:textId="77777777" w:rsidR="00520590" w:rsidRPr="00C21AE6" w:rsidRDefault="00520590" w:rsidP="00727F75">
      <w:pPr>
        <w:pStyle w:val="berschrift2"/>
        <w:rPr>
          <w:color w:val="2E74B5" w:themeColor="accent1" w:themeShade="BF"/>
        </w:rPr>
      </w:pPr>
      <w:bookmarkStart w:id="32" w:name="_Toc228454250"/>
      <w:r w:rsidRPr="00C21AE6">
        <w:rPr>
          <w:color w:val="2E74B5" w:themeColor="accent1" w:themeShade="BF"/>
        </w:rPr>
        <w:t>Dokumentation</w:t>
      </w:r>
      <w:bookmarkEnd w:id="32"/>
      <w:r w:rsidRPr="00C21AE6">
        <w:rPr>
          <w:color w:val="2E74B5" w:themeColor="accent1" w:themeShade="BF"/>
        </w:rPr>
        <w:t xml:space="preserve"> </w:t>
      </w:r>
    </w:p>
    <w:p w14:paraId="31473476" w14:textId="77777777" w:rsidR="009F3A1A" w:rsidRDefault="00DC5211" w:rsidP="00520590">
      <w:pPr>
        <w:pStyle w:val="Listenabsatz"/>
        <w:ind w:left="0"/>
      </w:pPr>
      <w:r>
        <w:t xml:space="preserve">Jede Freigabe und die zu Grund liegende Prüfung ist zu dokumentieren. </w:t>
      </w:r>
    </w:p>
    <w:p w14:paraId="13B462E5" w14:textId="77777777" w:rsidR="009F3A1A" w:rsidRPr="00C21AE6" w:rsidRDefault="009F3A1A" w:rsidP="009F3A1A">
      <w:pPr>
        <w:rPr>
          <w:color w:val="2E74B5" w:themeColor="accent1" w:themeShade="BF"/>
        </w:rPr>
      </w:pPr>
    </w:p>
    <w:p w14:paraId="0A429E5F" w14:textId="77777777" w:rsidR="009F3A1A" w:rsidRPr="00C21AE6" w:rsidRDefault="009F3A1A" w:rsidP="00727F75">
      <w:pPr>
        <w:pStyle w:val="berschrift1"/>
        <w:numPr>
          <w:ilvl w:val="0"/>
          <w:numId w:val="23"/>
        </w:numPr>
        <w:rPr>
          <w:color w:val="2E74B5" w:themeColor="accent1" w:themeShade="BF"/>
        </w:rPr>
      </w:pPr>
      <w:bookmarkStart w:id="33" w:name="_Toc228454251"/>
      <w:r w:rsidRPr="00C21AE6">
        <w:rPr>
          <w:color w:val="2E74B5" w:themeColor="accent1" w:themeShade="BF"/>
        </w:rPr>
        <w:t>Zentrales KI-Register</w:t>
      </w:r>
      <w:bookmarkEnd w:id="33"/>
    </w:p>
    <w:p w14:paraId="38C25850" w14:textId="4B14CC05" w:rsidR="000F7E6B" w:rsidDel="00C34B7C" w:rsidRDefault="009F3A1A" w:rsidP="009F3A1A">
      <w:pPr>
        <w:rPr>
          <w:del w:id="34" w:author="Adilovic, Selim" w:date="2026-04-30T15:02:00Z"/>
        </w:rPr>
      </w:pPr>
      <w:r>
        <w:t>Das KI-</w:t>
      </w:r>
      <w:r w:rsidR="00DA6693">
        <w:t>Board</w:t>
      </w:r>
      <w:r>
        <w:t xml:space="preserve"> führt ein zentrales KI-Register, in welchem die </w:t>
      </w:r>
      <w:r w:rsidR="000F7E6B">
        <w:t xml:space="preserve">zur Nutzung </w:t>
      </w:r>
      <w:r>
        <w:t xml:space="preserve">innerhalb des Unternehmens </w:t>
      </w:r>
      <w:r w:rsidR="000F7E6B">
        <w:t>freigegebenen KI-Anwendungen gelistet werden.</w:t>
      </w:r>
      <w:r w:rsidR="00520590">
        <w:t xml:space="preserve"> </w:t>
      </w:r>
      <w:r w:rsidR="000F7E6B">
        <w:t>Dieses Register dient als Steuerungs- und Nachweisinstrument für alle eingesetzten KI-Anwendungen.</w:t>
      </w:r>
    </w:p>
    <w:p w14:paraId="12C2B893" w14:textId="77777777" w:rsidR="000F7E6B" w:rsidRDefault="000F7E6B" w:rsidP="00C34B7C">
      <w:pPr>
        <w:rPr>
          <w:ins w:id="35" w:author="Adilovic, Selim" w:date="2026-04-30T15:02:00Z"/>
        </w:rPr>
      </w:pPr>
    </w:p>
    <w:p w14:paraId="596BA32F" w14:textId="77777777" w:rsidR="00C34B7C" w:rsidRDefault="00C34B7C" w:rsidP="00C34B7C">
      <w:pPr>
        <w:rPr>
          <w:ins w:id="36" w:author="Adilovic, Selim" w:date="2026-04-30T15:02:00Z"/>
        </w:rPr>
      </w:pPr>
    </w:p>
    <w:p w14:paraId="27A5C93B" w14:textId="77777777" w:rsidR="00721F0F" w:rsidRDefault="00721F0F" w:rsidP="00C34B7C">
      <w:pPr>
        <w:rPr>
          <w:ins w:id="37" w:author="Adilovic, Selim" w:date="2026-04-30T15:02:00Z"/>
        </w:rPr>
      </w:pPr>
    </w:p>
    <w:p w14:paraId="11601686" w14:textId="77777777" w:rsidR="00C34B7C" w:rsidRDefault="00C34B7C" w:rsidP="00C34B7C">
      <w:pPr>
        <w:rPr>
          <w:ins w:id="38" w:author="Adilovic, Selim" w:date="2026-04-30T15:03:00Z"/>
        </w:rPr>
      </w:pPr>
    </w:p>
    <w:p w14:paraId="4384A18A" w14:textId="77777777" w:rsidR="00C34B7C" w:rsidRPr="00C34B7C" w:rsidRDefault="00C34B7C" w:rsidP="00C34B7C">
      <w:pPr>
        <w:pStyle w:val="berschrift1"/>
        <w:numPr>
          <w:ilvl w:val="0"/>
          <w:numId w:val="23"/>
        </w:numPr>
        <w:rPr>
          <w:color w:val="2E74B5" w:themeColor="accent1" w:themeShade="BF"/>
        </w:rPr>
      </w:pPr>
      <w:bookmarkStart w:id="39" w:name="_Toc228454252"/>
      <w:r w:rsidRPr="00C34B7C">
        <w:rPr>
          <w:color w:val="2E74B5" w:themeColor="accent1" w:themeShade="BF"/>
        </w:rPr>
        <w:lastRenderedPageBreak/>
        <w:t>Evaluierung und kontinuierliche Überprüfung</w:t>
      </w:r>
      <w:bookmarkEnd w:id="39"/>
    </w:p>
    <w:p w14:paraId="52360C50" w14:textId="77777777" w:rsidR="00C34B7C" w:rsidRDefault="00C34B7C" w:rsidP="00C34B7C"/>
    <w:p w14:paraId="7E834974" w14:textId="77777777" w:rsidR="00C34B7C" w:rsidRDefault="00C34B7C" w:rsidP="00C34B7C">
      <w:r>
        <w:t>Alle freigegebenen KI-Systeme unterliegen einer regelmäßigen Überprüfung durch das KI-Board. Ziel ist es, die fortlaufende Einhaltung regulatorischer Anforderungen sowie den tatsächlichen Nutzen und die Risiken der Systeme zu bewerten.</w:t>
      </w:r>
    </w:p>
    <w:p w14:paraId="0DA5D2AB" w14:textId="77777777" w:rsidR="00C34B7C" w:rsidRDefault="00C34B7C" w:rsidP="00C34B7C"/>
    <w:p w14:paraId="2D8F9069" w14:textId="77777777" w:rsidR="00C34B7C" w:rsidRDefault="00C34B7C" w:rsidP="00C34B7C">
      <w:r>
        <w:t>Hierzu gehören insbesondere:</w:t>
      </w:r>
    </w:p>
    <w:p w14:paraId="77A3DF03" w14:textId="77777777" w:rsidR="00C34B7C" w:rsidRDefault="00C34B7C" w:rsidP="00C34B7C"/>
    <w:p w14:paraId="64AF723E" w14:textId="77777777" w:rsidR="00C34B7C" w:rsidRDefault="00C34B7C" w:rsidP="00C34B7C">
      <w:pPr>
        <w:pStyle w:val="Listenabsatz"/>
        <w:numPr>
          <w:ilvl w:val="0"/>
          <w:numId w:val="29"/>
        </w:numPr>
      </w:pPr>
      <w:r>
        <w:t>regelmäßige Neubewertung der Risikoklassifizierung</w:t>
      </w:r>
    </w:p>
    <w:p w14:paraId="39BEB3FA" w14:textId="77777777" w:rsidR="00C34B7C" w:rsidRDefault="00C34B7C" w:rsidP="00C34B7C">
      <w:pPr>
        <w:pStyle w:val="Listenabsatz"/>
        <w:numPr>
          <w:ilvl w:val="0"/>
          <w:numId w:val="29"/>
        </w:numPr>
      </w:pPr>
      <w:r>
        <w:t>Überprüfung der Zweckbindung und Nutzung</w:t>
      </w:r>
    </w:p>
    <w:p w14:paraId="640B5689" w14:textId="77777777" w:rsidR="00C34B7C" w:rsidRDefault="00C34B7C" w:rsidP="00C34B7C">
      <w:pPr>
        <w:pStyle w:val="Listenabsatz"/>
        <w:numPr>
          <w:ilvl w:val="0"/>
          <w:numId w:val="29"/>
        </w:numPr>
      </w:pPr>
      <w:r>
        <w:t>Bewertung von Vorfällen und Auffälligkeiten</w:t>
      </w:r>
    </w:p>
    <w:p w14:paraId="2203A202" w14:textId="77777777" w:rsidR="00C34B7C" w:rsidRDefault="00C34B7C" w:rsidP="00C34B7C">
      <w:pPr>
        <w:pStyle w:val="Listenabsatz"/>
        <w:numPr>
          <w:ilvl w:val="0"/>
          <w:numId w:val="29"/>
        </w:numPr>
      </w:pPr>
      <w:r>
        <w:t>Entscheidung über Weiterbetrieb, Anpassung oder Außerbetriebnahme</w:t>
      </w:r>
    </w:p>
    <w:p w14:paraId="006AF136" w14:textId="77777777" w:rsidR="00C34B7C" w:rsidRDefault="00C34B7C" w:rsidP="00C34B7C"/>
    <w:p w14:paraId="672C9CBE" w14:textId="21B446DD" w:rsidR="00C34B7C" w:rsidRDefault="00C34B7C" w:rsidP="00C34B7C">
      <w:r>
        <w:t>Das KI-Register dient dabei als zentrales Steuerungsinstrument</w:t>
      </w:r>
      <w:proofErr w:type="gramStart"/>
      <w:r>
        <w:t>..</w:t>
      </w:r>
      <w:proofErr w:type="gramEnd"/>
    </w:p>
    <w:p w14:paraId="2E4CBAFE" w14:textId="77777777" w:rsidR="00C34B7C" w:rsidRPr="00C21AE6" w:rsidRDefault="00C34B7C" w:rsidP="00C34B7C">
      <w:pPr>
        <w:rPr>
          <w:color w:val="2E74B5" w:themeColor="accent1" w:themeShade="BF"/>
        </w:rPr>
      </w:pPr>
    </w:p>
    <w:p w14:paraId="532FAC21" w14:textId="77777777" w:rsidR="00396684" w:rsidRPr="00C21AE6" w:rsidRDefault="00520590" w:rsidP="00727F75">
      <w:pPr>
        <w:pStyle w:val="berschrift1"/>
        <w:numPr>
          <w:ilvl w:val="0"/>
          <w:numId w:val="23"/>
        </w:numPr>
        <w:rPr>
          <w:color w:val="2E74B5" w:themeColor="accent1" w:themeShade="BF"/>
        </w:rPr>
      </w:pPr>
      <w:bookmarkStart w:id="40" w:name="_Toc228454253"/>
      <w:r w:rsidRPr="00C21AE6">
        <w:rPr>
          <w:color w:val="2E74B5" w:themeColor="accent1" w:themeShade="BF"/>
        </w:rPr>
        <w:t>Pflichten bei der Nutzung von Hochrisiko-Systemen</w:t>
      </w:r>
      <w:bookmarkEnd w:id="40"/>
    </w:p>
    <w:p w14:paraId="66EB47D3" w14:textId="77777777" w:rsidR="00520590" w:rsidRPr="00A46FC8" w:rsidRDefault="00520590" w:rsidP="00520590">
      <w:r w:rsidRPr="00A46FC8">
        <w:t>Wird im Rahmen der Risikobewertung</w:t>
      </w:r>
      <w:r w:rsidR="00A46FC8">
        <w:t xml:space="preserve"> </w:t>
      </w:r>
      <w:r w:rsidRPr="00A46FC8">
        <w:t>festgestellt, dass ein KI-System unter die Kategorie Hochrisiko-KI im Sinne der KI-Verordnung fällt, gelten erweiterte gesetzliche Anforderungen</w:t>
      </w:r>
      <w:r w:rsidR="00A46FC8">
        <w:t>, welche durch das KI-</w:t>
      </w:r>
      <w:r w:rsidR="00DA6693">
        <w:t>Board</w:t>
      </w:r>
      <w:r w:rsidR="00A46FC8">
        <w:t xml:space="preserve"> geprüft und umgesetzt werden</w:t>
      </w:r>
      <w:r w:rsidRPr="00A46FC8">
        <w:t>. Diese Pflichten zielen darauf ab, die sichere, zweckmäßige und grundrechtskonforme Nutzung solcher Systeme sicherzustellen.</w:t>
      </w:r>
    </w:p>
    <w:p w14:paraId="6B2F61AF" w14:textId="77777777" w:rsidR="009F3A1A" w:rsidRPr="00396684" w:rsidRDefault="009F3A1A" w:rsidP="00396684"/>
    <w:p w14:paraId="13C37654" w14:textId="77777777" w:rsidR="008B3F75" w:rsidRPr="00C21AE6" w:rsidRDefault="009F3A1A" w:rsidP="00727F75">
      <w:pPr>
        <w:pStyle w:val="berschrift1"/>
        <w:numPr>
          <w:ilvl w:val="0"/>
          <w:numId w:val="23"/>
        </w:numPr>
        <w:rPr>
          <w:color w:val="2E74B5" w:themeColor="accent1" w:themeShade="BF"/>
        </w:rPr>
      </w:pPr>
      <w:bookmarkStart w:id="41" w:name="_Toc228454254"/>
      <w:r w:rsidRPr="00C21AE6">
        <w:rPr>
          <w:color w:val="2E74B5" w:themeColor="accent1" w:themeShade="BF"/>
        </w:rPr>
        <w:t>Schulungen / KI-Kompetenz</w:t>
      </w:r>
      <w:bookmarkEnd w:id="41"/>
    </w:p>
    <w:p w14:paraId="4C9F42D1" w14:textId="77777777" w:rsidR="00396684" w:rsidRDefault="00A46FC8" w:rsidP="008B3F75">
      <w:r>
        <w:t>Alle Mitarbeitenden, die KI-Systeme nutzen, erhalten regelmäßige Schulungen zur sicheren und regelkonformen Anwendung der verwendeten KI-Systeme.</w:t>
      </w:r>
    </w:p>
    <w:p w14:paraId="024B8E2A" w14:textId="5BA59046" w:rsidR="00727F75" w:rsidRDefault="00C6470F" w:rsidP="008B3F75">
      <w:pPr>
        <w:rPr>
          <w:ins w:id="42" w:author="Adilovic, Selim" w:date="2026-04-30T10:58:00Z"/>
        </w:rPr>
      </w:pPr>
      <w:r w:rsidRPr="00C6470F">
        <w:t>Mitarbeitende erhalten vor der produktiven Nutzung eines KI-Systems eine rollen- und systembezogene Schulung. Umfang und Tiefe der Schulung richten sich nach der tatsächlichen Nutzung und dem Risikoprofil des Systems.</w:t>
      </w:r>
    </w:p>
    <w:p w14:paraId="5F27D636" w14:textId="77777777" w:rsidR="00C6470F" w:rsidRDefault="00C6470F" w:rsidP="008B3F75"/>
    <w:p w14:paraId="27999C27" w14:textId="77777777" w:rsidR="00727F75" w:rsidRPr="00C21AE6" w:rsidRDefault="00727F75" w:rsidP="00727F75">
      <w:pPr>
        <w:pStyle w:val="berschrift1"/>
        <w:numPr>
          <w:ilvl w:val="0"/>
          <w:numId w:val="23"/>
        </w:numPr>
        <w:rPr>
          <w:color w:val="2E74B5" w:themeColor="accent1" w:themeShade="BF"/>
        </w:rPr>
      </w:pPr>
      <w:bookmarkStart w:id="43" w:name="_Toc228454255"/>
      <w:r w:rsidRPr="00C21AE6">
        <w:rPr>
          <w:color w:val="2E74B5" w:themeColor="accent1" w:themeShade="BF"/>
        </w:rPr>
        <w:t>Meldung von Vorfällen</w:t>
      </w:r>
      <w:bookmarkEnd w:id="43"/>
    </w:p>
    <w:p w14:paraId="4B08552B" w14:textId="77777777" w:rsidR="00727F75" w:rsidRDefault="00727F75" w:rsidP="00727F75">
      <w:pPr>
        <w:rPr>
          <w:ins w:id="44" w:author="Adilovic, Selim" w:date="2026-04-30T15:07:00Z"/>
          <w:rFonts w:cs="Arial"/>
        </w:rPr>
      </w:pPr>
      <w:r>
        <w:rPr>
          <w:rFonts w:cs="Arial"/>
        </w:rPr>
        <w:t>Wenn</w:t>
      </w:r>
      <w:r w:rsidRPr="00BA31C1">
        <w:rPr>
          <w:rFonts w:cs="Arial"/>
        </w:rPr>
        <w:t xml:space="preserve"> systemische Recht</w:t>
      </w:r>
      <w:r>
        <w:rPr>
          <w:rFonts w:cs="Arial"/>
        </w:rPr>
        <w:t>s</w:t>
      </w:r>
      <w:r w:rsidRPr="00BA31C1">
        <w:rPr>
          <w:rFonts w:cs="Arial"/>
        </w:rPr>
        <w:t>- und Sicherheitsrisiken</w:t>
      </w:r>
      <w:r>
        <w:rPr>
          <w:rFonts w:cs="Arial"/>
        </w:rPr>
        <w:t xml:space="preserve"> beim Betrieb des KI-Systems</w:t>
      </w:r>
      <w:r w:rsidRPr="00BA31C1">
        <w:rPr>
          <w:rFonts w:cs="Arial"/>
        </w:rPr>
        <w:t xml:space="preserve"> festgestellt</w:t>
      </w:r>
      <w:r>
        <w:rPr>
          <w:rFonts w:cs="Arial"/>
        </w:rPr>
        <w:t xml:space="preserve"> werden,</w:t>
      </w:r>
      <w:r w:rsidRPr="00BA31C1">
        <w:rPr>
          <w:rFonts w:cs="Arial"/>
        </w:rPr>
        <w:t xml:space="preserve"> insbesondere solche, die Auswirkungen auf Gesundheit, Sicherheit, Grundrechte oder andere geschützte Rechtsgüter gemäß Art. 3 Nr. 19 KI-VO haben, ist eine Meldung an den Anbieter des KI-Systems </w:t>
      </w:r>
      <w:r>
        <w:rPr>
          <w:rFonts w:cs="Arial"/>
        </w:rPr>
        <w:t>abzugeben</w:t>
      </w:r>
      <w:r w:rsidRPr="00BA31C1">
        <w:rPr>
          <w:rFonts w:cs="Arial"/>
        </w:rPr>
        <w:t xml:space="preserve">. </w:t>
      </w:r>
      <w:r>
        <w:rPr>
          <w:rFonts w:cs="Arial"/>
        </w:rPr>
        <w:t>Die Meldung übernimmt das KI-</w:t>
      </w:r>
      <w:r w:rsidR="00DA6693">
        <w:rPr>
          <w:rFonts w:cs="Arial"/>
        </w:rPr>
        <w:t>Board</w:t>
      </w:r>
      <w:r>
        <w:rPr>
          <w:rFonts w:cs="Arial"/>
        </w:rPr>
        <w:t>, nachdem es die interne Information über ein Risiko erhalten hat.</w:t>
      </w:r>
      <w:r w:rsidR="00D80C20">
        <w:rPr>
          <w:rFonts w:cs="Arial"/>
        </w:rPr>
        <w:t xml:space="preserve"> </w:t>
      </w:r>
      <w:r w:rsidR="00D80C20" w:rsidRPr="00BE437B">
        <w:rPr>
          <w:rFonts w:cs="Arial"/>
        </w:rPr>
        <w:t>Soweit erforderlich übernimmt das KI-Board auch die Meldung des Vorfalles an die zuständige Meldebehörde.</w:t>
      </w:r>
    </w:p>
    <w:p w14:paraId="6F895E5C" w14:textId="77777777" w:rsidR="00AB2C1F" w:rsidRDefault="00AB2C1F" w:rsidP="00727F75">
      <w:pPr>
        <w:rPr>
          <w:ins w:id="45" w:author="Adilovic, Selim" w:date="2026-04-30T15:07:00Z"/>
          <w:rFonts w:cs="Arial"/>
        </w:rPr>
      </w:pPr>
    </w:p>
    <w:p w14:paraId="3F49BD1E" w14:textId="77777777" w:rsidR="00AB2C1F" w:rsidRPr="00AB2C1F" w:rsidRDefault="00AB2C1F" w:rsidP="00AB2C1F">
      <w:pPr>
        <w:pStyle w:val="berschrift1"/>
        <w:numPr>
          <w:ilvl w:val="0"/>
          <w:numId w:val="23"/>
        </w:numPr>
        <w:rPr>
          <w:color w:val="2E74B5" w:themeColor="accent1" w:themeShade="BF"/>
        </w:rPr>
      </w:pPr>
      <w:bookmarkStart w:id="46" w:name="_Toc228454256"/>
      <w:r w:rsidRPr="00AB2C1F">
        <w:rPr>
          <w:color w:val="2E74B5" w:themeColor="accent1" w:themeShade="BF"/>
        </w:rPr>
        <w:t>Kommunikation und Transparenz</w:t>
      </w:r>
      <w:bookmarkEnd w:id="46"/>
    </w:p>
    <w:p w14:paraId="0AE8EFC2" w14:textId="77777777" w:rsidR="00AB2C1F" w:rsidRDefault="00AB2C1F" w:rsidP="00AB2C1F"/>
    <w:p w14:paraId="2542A05F" w14:textId="77777777" w:rsidR="00AB2C1F" w:rsidRDefault="00AB2C1F" w:rsidP="00AB2C1F">
      <w:r>
        <w:t>Die Einführung und Nutzung von KI-Systemen wird innerhalb des Unternehmens transparent kommuniziert. Mitarbeitende sind über relevante Anwendungen, deren Zweck sowie mögliche Auswirkungen auf ihre Tätigkeit zu informieren.</w:t>
      </w:r>
    </w:p>
    <w:p w14:paraId="080F2D83" w14:textId="77777777" w:rsidR="00AB2C1F" w:rsidRDefault="00AB2C1F" w:rsidP="00AB2C1F"/>
    <w:p w14:paraId="03F5E00B" w14:textId="4951BBA1" w:rsidR="00AB2C1F" w:rsidRPr="00727F75" w:rsidDel="00EA5B0A" w:rsidRDefault="00AB2C1F" w:rsidP="00AB2C1F">
      <w:pPr>
        <w:rPr>
          <w:del w:id="47" w:author="Adilovic, Selim" w:date="2026-04-30T15:08:00Z"/>
        </w:rPr>
      </w:pPr>
      <w:r>
        <w:t>Ziel ist es, Akzeptanz, Vertrauen und einen verantwortungsvollen Umgang mit KI zu fördern.</w:t>
      </w:r>
    </w:p>
    <w:p w14:paraId="19B82AAA" w14:textId="77777777" w:rsidR="008B3F75" w:rsidRPr="00C21AE6" w:rsidRDefault="008B3F75" w:rsidP="00721F0F"/>
    <w:p w14:paraId="49497FA5" w14:textId="77777777" w:rsidR="008B3F75" w:rsidRPr="00C21AE6" w:rsidRDefault="00A46FC8" w:rsidP="00727F75">
      <w:pPr>
        <w:pStyle w:val="berschrift1"/>
        <w:numPr>
          <w:ilvl w:val="0"/>
          <w:numId w:val="23"/>
        </w:numPr>
        <w:rPr>
          <w:color w:val="2E74B5" w:themeColor="accent1" w:themeShade="BF"/>
        </w:rPr>
      </w:pPr>
      <w:bookmarkStart w:id="48" w:name="_Toc228454257"/>
      <w:r w:rsidRPr="00C21AE6">
        <w:rPr>
          <w:color w:val="2E74B5" w:themeColor="accent1" w:themeShade="BF"/>
        </w:rPr>
        <w:lastRenderedPageBreak/>
        <w:t>Verantwortung und Sanktionen</w:t>
      </w:r>
      <w:bookmarkEnd w:id="48"/>
    </w:p>
    <w:p w14:paraId="23B2A626" w14:textId="77777777" w:rsidR="00A46FC8" w:rsidDel="00CA7F08" w:rsidRDefault="00A46FC8" w:rsidP="00727F75">
      <w:pPr>
        <w:pStyle w:val="Listenabsatz"/>
        <w:ind w:left="0"/>
        <w:rPr>
          <w:del w:id="49" w:author="Frau Sieben" w:date="2026-02-04T13:48:00Z"/>
        </w:rPr>
      </w:pPr>
      <w:r>
        <w:t>Die Einhaltung dieser Richtlinie liegt in der Verantwortung jede</w:t>
      </w:r>
      <w:r w:rsidR="00727F75">
        <w:t>s/r Mitarbeitenden. Verstöße können arbeitsrechtliche Konsequenzen nach sich ziehen.</w:t>
      </w:r>
    </w:p>
    <w:p w14:paraId="179CC50B" w14:textId="77777777" w:rsidR="008B3F75" w:rsidDel="00CA7F08" w:rsidRDefault="008B3F75" w:rsidP="00C34B7C">
      <w:pPr>
        <w:pStyle w:val="Listenabsatz"/>
        <w:ind w:left="0"/>
        <w:rPr>
          <w:del w:id="50" w:author="Frau Sieben" w:date="2026-02-04T13:48:00Z"/>
        </w:rPr>
      </w:pPr>
    </w:p>
    <w:p w14:paraId="516BAB3B" w14:textId="77777777" w:rsidR="00F86447" w:rsidRDefault="00F86447" w:rsidP="00207B79"/>
    <w:p w14:paraId="5F127873" w14:textId="5F4F6B8E" w:rsidR="00620133" w:rsidRPr="00C34B7C" w:rsidRDefault="00620133" w:rsidP="00207B79">
      <w:pPr>
        <w:rPr>
          <w:u w:val="single"/>
        </w:rPr>
      </w:pPr>
      <w:r w:rsidRPr="00C34B7C">
        <w:rPr>
          <w:u w:val="single"/>
        </w:rPr>
        <w:t>Mitgeltende Unterlagen:</w:t>
      </w:r>
    </w:p>
    <w:p w14:paraId="04DE13D6" w14:textId="6AC3FB22" w:rsidR="00620133" w:rsidRDefault="00620133" w:rsidP="00C34B7C">
      <w:pPr>
        <w:pStyle w:val="Listenabsatz"/>
        <w:numPr>
          <w:ilvl w:val="0"/>
          <w:numId w:val="25"/>
        </w:numPr>
      </w:pPr>
      <w:r>
        <w:t>Datenschutzkonzept Konzern Klinikum Leverkusen</w:t>
      </w:r>
    </w:p>
    <w:p w14:paraId="39540986" w14:textId="1CC395BC" w:rsidR="00F86447" w:rsidRPr="003A177F" w:rsidRDefault="00F86447" w:rsidP="00C34B7C">
      <w:pPr>
        <w:pStyle w:val="Listenabsatz"/>
        <w:numPr>
          <w:ilvl w:val="0"/>
          <w:numId w:val="25"/>
        </w:numPr>
      </w:pPr>
      <w:r>
        <w:t>Informationssicherheitsrichtlinie</w:t>
      </w:r>
    </w:p>
    <w:sectPr w:rsidR="00F86447" w:rsidRPr="003A177F" w:rsidSect="00E5440C">
      <w:footerReference w:type="default" r:id="rId10"/>
      <w:pgSz w:w="11906" w:h="16838" w:code="9"/>
      <w:pgMar w:top="3402" w:right="926" w:bottom="1418" w:left="1361" w:header="709" w:footer="641" w:gutter="0"/>
      <w:pgNumType w:start="1"/>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F3E94FC" w14:textId="77777777" w:rsidR="00A7291E" w:rsidRDefault="00A7291E">
      <w:r>
        <w:separator/>
      </w:r>
    </w:p>
  </w:endnote>
  <w:endnote w:type="continuationSeparator" w:id="0">
    <w:p w14:paraId="66D6E8C6" w14:textId="77777777" w:rsidR="00A7291E" w:rsidRDefault="00A7291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90E8835" w14:textId="77777777" w:rsidR="00E5440C" w:rsidRPr="00E5440C" w:rsidRDefault="005B23E3" w:rsidP="00E5440C">
    <w:pPr>
      <w:pStyle w:val="Fuzeile"/>
      <w:jc w:val="right"/>
      <w:rPr>
        <w:sz w:val="16"/>
        <w:szCs w:val="16"/>
      </w:rPr>
    </w:pPr>
    <w:r>
      <w:rPr>
        <w:noProof/>
      </w:rPr>
      <w:drawing>
        <wp:anchor distT="0" distB="0" distL="114300" distR="114300" simplePos="0" relativeHeight="251663872" behindDoc="1" locked="0" layoutInCell="1" allowOverlap="1" wp14:anchorId="186A254C" wp14:editId="3B259D25">
          <wp:simplePos x="0" y="0"/>
          <wp:positionH relativeFrom="column">
            <wp:posOffset>4128770</wp:posOffset>
          </wp:positionH>
          <wp:positionV relativeFrom="paragraph">
            <wp:posOffset>-2606675</wp:posOffset>
          </wp:positionV>
          <wp:extent cx="5760720" cy="5538470"/>
          <wp:effectExtent l="0" t="0" r="0" b="62230"/>
          <wp:wrapNone/>
          <wp:docPr id="9" name="Grafik 8" descr="C:\Users\85004536\AppData\Local\Microsoft\Windows\Temporary Internet Files\Content.Word\ringkombi-cyan-grue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k 8" descr="C:\Users\85004536\AppData\Local\Microsoft\Windows\Temporary Internet Files\Content.Word\ringkombi-cyan-gruen.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rot="-2317318">
                    <a:off x="0" y="0"/>
                    <a:ext cx="5760720" cy="5538470"/>
                  </a:xfrm>
                  <a:prstGeom prst="rect">
                    <a:avLst/>
                  </a:prstGeom>
                  <a:noFill/>
                  <a:ln>
                    <a:noFill/>
                  </a:ln>
                </pic:spPr>
              </pic:pic>
            </a:graphicData>
          </a:graphic>
          <wp14:sizeRelH relativeFrom="page">
            <wp14:pctWidth>0</wp14:pctWidth>
          </wp14:sizeRelH>
          <wp14:sizeRelV relativeFrom="page">
            <wp14:pctHeight>0</wp14:pctHeight>
          </wp14:sizeRelV>
        </wp:anchor>
      </w:drawing>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D84417D" w14:textId="77777777" w:rsidR="00E5440C" w:rsidRPr="00E5440C" w:rsidRDefault="00E5440C" w:rsidP="00E5440C">
    <w:pPr>
      <w:pStyle w:val="Fuzeile"/>
      <w:jc w:val="right"/>
      <w:rPr>
        <w:sz w:val="16"/>
        <w:szCs w:val="16"/>
      </w:rPr>
    </w:pPr>
    <w:r w:rsidRPr="00076FCD">
      <w:rPr>
        <w:sz w:val="16"/>
        <w:szCs w:val="16"/>
      </w:rPr>
      <w:t xml:space="preserve">Seite </w:t>
    </w:r>
    <w:r w:rsidRPr="00076FCD">
      <w:rPr>
        <w:rStyle w:val="Seitenzahl"/>
        <w:sz w:val="16"/>
        <w:szCs w:val="16"/>
      </w:rPr>
      <w:fldChar w:fldCharType="begin"/>
    </w:r>
    <w:r w:rsidRPr="00076FCD">
      <w:rPr>
        <w:rStyle w:val="Seitenzahl"/>
        <w:sz w:val="16"/>
        <w:szCs w:val="16"/>
      </w:rPr>
      <w:instrText xml:space="preserve"> PAGE </w:instrText>
    </w:r>
    <w:r w:rsidRPr="00076FCD">
      <w:rPr>
        <w:rStyle w:val="Seitenzahl"/>
        <w:sz w:val="16"/>
        <w:szCs w:val="16"/>
      </w:rPr>
      <w:fldChar w:fldCharType="separate"/>
    </w:r>
    <w:r w:rsidR="00ED2266">
      <w:rPr>
        <w:rStyle w:val="Seitenzahl"/>
        <w:noProof/>
        <w:sz w:val="16"/>
        <w:szCs w:val="16"/>
      </w:rPr>
      <w:t>5</w:t>
    </w:r>
    <w:r w:rsidRPr="00076FCD">
      <w:rPr>
        <w:rStyle w:val="Seitenzahl"/>
        <w:sz w:val="16"/>
        <w:szCs w:val="16"/>
      </w:rPr>
      <w:fldChar w:fldCharType="end"/>
    </w:r>
    <w:r w:rsidRPr="00076FCD">
      <w:rPr>
        <w:rStyle w:val="Seitenzahl"/>
        <w:sz w:val="16"/>
        <w:szCs w:val="16"/>
      </w:rPr>
      <w:t>/</w:t>
    </w:r>
    <w:r w:rsidRPr="00076FCD">
      <w:rPr>
        <w:rStyle w:val="Seitenzahl"/>
        <w:sz w:val="16"/>
        <w:szCs w:val="16"/>
      </w:rPr>
      <w:fldChar w:fldCharType="begin"/>
    </w:r>
    <w:r w:rsidRPr="00076FCD">
      <w:rPr>
        <w:rStyle w:val="Seitenzahl"/>
        <w:sz w:val="16"/>
        <w:szCs w:val="16"/>
      </w:rPr>
      <w:instrText xml:space="preserve"> NUMPAGES </w:instrText>
    </w:r>
    <w:r w:rsidRPr="00076FCD">
      <w:rPr>
        <w:rStyle w:val="Seitenzahl"/>
        <w:sz w:val="16"/>
        <w:szCs w:val="16"/>
      </w:rPr>
      <w:fldChar w:fldCharType="separate"/>
    </w:r>
    <w:r w:rsidR="00ED2266">
      <w:rPr>
        <w:rStyle w:val="Seitenzahl"/>
        <w:noProof/>
        <w:sz w:val="16"/>
        <w:szCs w:val="16"/>
      </w:rPr>
      <w:t>8</w:t>
    </w:r>
    <w:r w:rsidRPr="00076FCD">
      <w:rPr>
        <w:rStyle w:val="Seitenzahl"/>
        <w:sz w:val="16"/>
        <w:szCs w:val="16"/>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5F4EC7F" w14:textId="77777777" w:rsidR="00A7291E" w:rsidRDefault="00A7291E">
      <w:r>
        <w:separator/>
      </w:r>
    </w:p>
  </w:footnote>
  <w:footnote w:type="continuationSeparator" w:id="0">
    <w:p w14:paraId="507D821E" w14:textId="77777777" w:rsidR="00A7291E" w:rsidRDefault="00A7291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E15ADD1" w14:textId="77777777" w:rsidR="005B23E3" w:rsidRDefault="005B23E3" w:rsidP="005B23E3">
    <w:pPr>
      <w:pStyle w:val="Kopfzeile"/>
    </w:pPr>
    <w:r>
      <w:rPr>
        <w:noProof/>
      </w:rPr>
      <w:drawing>
        <wp:anchor distT="0" distB="0" distL="114300" distR="114300" simplePos="0" relativeHeight="251661824" behindDoc="0" locked="1" layoutInCell="1" allowOverlap="1" wp14:anchorId="04DA0F1C" wp14:editId="3C82580C">
          <wp:simplePos x="0" y="0"/>
          <wp:positionH relativeFrom="page">
            <wp:posOffset>5364480</wp:posOffset>
          </wp:positionH>
          <wp:positionV relativeFrom="page">
            <wp:posOffset>504190</wp:posOffset>
          </wp:positionV>
          <wp:extent cx="1616710" cy="575945"/>
          <wp:effectExtent l="0" t="0" r="2540" b="0"/>
          <wp:wrapNone/>
          <wp:docPr id="3" name="Grafik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k 5"/>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16710" cy="57594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0B9DAA7" w14:textId="77777777" w:rsidR="00076FCD" w:rsidRDefault="005B23E3">
    <w:pPr>
      <w:pStyle w:val="Kopfzeile"/>
    </w:pPr>
    <w:r>
      <w:rPr>
        <w:noProof/>
      </w:rPr>
      <w:drawing>
        <wp:anchor distT="0" distB="0" distL="114300" distR="114300" simplePos="0" relativeHeight="251657728" behindDoc="1" locked="1" layoutInCell="0" allowOverlap="1" wp14:anchorId="6F78AB02" wp14:editId="03456617">
          <wp:simplePos x="0" y="0"/>
          <wp:positionH relativeFrom="page">
            <wp:posOffset>215900</wp:posOffset>
          </wp:positionH>
          <wp:positionV relativeFrom="page">
            <wp:posOffset>2232025</wp:posOffset>
          </wp:positionV>
          <wp:extent cx="62230" cy="3219450"/>
          <wp:effectExtent l="0" t="0" r="0" b="0"/>
          <wp:wrapNone/>
          <wp:docPr id="1" name="Bild 2" descr="Punk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Punkte"/>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62230" cy="321945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1A54198"/>
    <w:multiLevelType w:val="hybridMultilevel"/>
    <w:tmpl w:val="597A3872"/>
    <w:lvl w:ilvl="0" w:tplc="04070001">
      <w:start w:val="1"/>
      <w:numFmt w:val="bullet"/>
      <w:lvlText w:val=""/>
      <w:lvlJc w:val="left"/>
      <w:pPr>
        <w:tabs>
          <w:tab w:val="num" w:pos="720"/>
        </w:tabs>
        <w:ind w:left="720" w:hanging="360"/>
      </w:pPr>
      <w:rPr>
        <w:rFonts w:ascii="Symbol" w:hAnsi="Symbol" w:hint="default"/>
      </w:rPr>
    </w:lvl>
    <w:lvl w:ilvl="1" w:tplc="04070003" w:tentative="1">
      <w:start w:val="1"/>
      <w:numFmt w:val="bullet"/>
      <w:lvlText w:val="o"/>
      <w:lvlJc w:val="left"/>
      <w:pPr>
        <w:tabs>
          <w:tab w:val="num" w:pos="1440"/>
        </w:tabs>
        <w:ind w:left="1440" w:hanging="360"/>
      </w:pPr>
      <w:rPr>
        <w:rFonts w:ascii="Courier New" w:hAnsi="Courier New" w:cs="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454354E"/>
    <w:multiLevelType w:val="hybridMultilevel"/>
    <w:tmpl w:val="43DE0BFC"/>
    <w:lvl w:ilvl="0" w:tplc="0407000F">
      <w:start w:val="1"/>
      <w:numFmt w:val="decimal"/>
      <w:lvlText w:val="%1."/>
      <w:lvlJc w:val="left"/>
      <w:pPr>
        <w:ind w:left="360" w:hanging="360"/>
      </w:pPr>
      <w:rPr>
        <w:rFonts w:hint="default"/>
      </w:rPr>
    </w:lvl>
    <w:lvl w:ilvl="1" w:tplc="04070019" w:tentative="1">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2" w15:restartNumberingAfterBreak="0">
    <w:nsid w:val="064524ED"/>
    <w:multiLevelType w:val="multilevel"/>
    <w:tmpl w:val="FF169314"/>
    <w:lvl w:ilvl="0">
      <w:start w:val="1"/>
      <w:numFmt w:val="bullet"/>
      <w:lvlText w:val=""/>
      <w:lvlJc w:val="left"/>
      <w:pPr>
        <w:tabs>
          <w:tab w:val="num" w:pos="720"/>
        </w:tabs>
        <w:ind w:left="720" w:hanging="360"/>
      </w:pPr>
      <w:rPr>
        <w:rFonts w:ascii="Symbol" w:hAnsi="Symbol"/>
        <w:sz w:val="22"/>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111927CA"/>
    <w:multiLevelType w:val="hybridMultilevel"/>
    <w:tmpl w:val="E4423984"/>
    <w:lvl w:ilvl="0" w:tplc="6648603C">
      <w:start w:val="1"/>
      <w:numFmt w:val="bullet"/>
      <w:lvlText w:val=""/>
      <w:lvlJc w:val="left"/>
      <w:pPr>
        <w:tabs>
          <w:tab w:val="num" w:pos="720"/>
        </w:tabs>
        <w:ind w:left="720" w:hanging="360"/>
      </w:pPr>
      <w:rPr>
        <w:rFonts w:ascii="Symbol" w:hAnsi="Symbol" w:hint="default"/>
      </w:rPr>
    </w:lvl>
    <w:lvl w:ilvl="1" w:tplc="04070003">
      <w:start w:val="1"/>
      <w:numFmt w:val="bullet"/>
      <w:lvlText w:val="o"/>
      <w:lvlJc w:val="left"/>
      <w:pPr>
        <w:tabs>
          <w:tab w:val="num" w:pos="1440"/>
        </w:tabs>
        <w:ind w:left="1440" w:hanging="360"/>
      </w:pPr>
      <w:rPr>
        <w:rFonts w:ascii="Courier New" w:hAnsi="Courier New" w:cs="Courier New" w:hint="default"/>
      </w:rPr>
    </w:lvl>
    <w:lvl w:ilvl="2" w:tplc="04070005">
      <w:start w:val="1"/>
      <w:numFmt w:val="bullet"/>
      <w:lvlText w:val=""/>
      <w:lvlJc w:val="left"/>
      <w:pPr>
        <w:tabs>
          <w:tab w:val="num" w:pos="2160"/>
        </w:tabs>
        <w:ind w:left="2160" w:hanging="360"/>
      </w:pPr>
      <w:rPr>
        <w:rFonts w:ascii="Wingdings" w:hAnsi="Wingdings" w:hint="default"/>
      </w:rPr>
    </w:lvl>
    <w:lvl w:ilvl="3" w:tplc="04070001">
      <w:start w:val="1"/>
      <w:numFmt w:val="bullet"/>
      <w:lvlText w:val=""/>
      <w:lvlJc w:val="left"/>
      <w:pPr>
        <w:tabs>
          <w:tab w:val="num" w:pos="2880"/>
        </w:tabs>
        <w:ind w:left="2880" w:hanging="360"/>
      </w:pPr>
      <w:rPr>
        <w:rFonts w:ascii="Symbol" w:hAnsi="Symbol" w:hint="default"/>
      </w:rPr>
    </w:lvl>
    <w:lvl w:ilvl="4" w:tplc="0407000F">
      <w:start w:val="1"/>
      <w:numFmt w:val="decimal"/>
      <w:lvlText w:val="%5."/>
      <w:lvlJc w:val="left"/>
      <w:pPr>
        <w:tabs>
          <w:tab w:val="num" w:pos="3600"/>
        </w:tabs>
        <w:ind w:left="3600" w:hanging="360"/>
      </w:pPr>
      <w:rPr>
        <w:rFonts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12020842"/>
    <w:multiLevelType w:val="hybridMultilevel"/>
    <w:tmpl w:val="E12CDDE8"/>
    <w:lvl w:ilvl="0" w:tplc="04070001">
      <w:start w:val="1"/>
      <w:numFmt w:val="bullet"/>
      <w:lvlText w:val=""/>
      <w:lvlJc w:val="left"/>
      <w:pPr>
        <w:ind w:left="1080" w:hanging="360"/>
      </w:pPr>
      <w:rPr>
        <w:rFonts w:ascii="Symbol" w:hAnsi="Symbol" w:hint="default"/>
      </w:rPr>
    </w:lvl>
    <w:lvl w:ilvl="1" w:tplc="04070003" w:tentative="1">
      <w:start w:val="1"/>
      <w:numFmt w:val="bullet"/>
      <w:lvlText w:val="o"/>
      <w:lvlJc w:val="left"/>
      <w:pPr>
        <w:ind w:left="1800" w:hanging="360"/>
      </w:pPr>
      <w:rPr>
        <w:rFonts w:ascii="Courier New" w:hAnsi="Courier New" w:cs="Courier New" w:hint="default"/>
      </w:rPr>
    </w:lvl>
    <w:lvl w:ilvl="2" w:tplc="04070005" w:tentative="1">
      <w:start w:val="1"/>
      <w:numFmt w:val="bullet"/>
      <w:lvlText w:val=""/>
      <w:lvlJc w:val="left"/>
      <w:pPr>
        <w:ind w:left="2520" w:hanging="360"/>
      </w:pPr>
      <w:rPr>
        <w:rFonts w:ascii="Wingdings" w:hAnsi="Wingdings" w:hint="default"/>
      </w:rPr>
    </w:lvl>
    <w:lvl w:ilvl="3" w:tplc="04070001" w:tentative="1">
      <w:start w:val="1"/>
      <w:numFmt w:val="bullet"/>
      <w:lvlText w:val=""/>
      <w:lvlJc w:val="left"/>
      <w:pPr>
        <w:ind w:left="3240" w:hanging="360"/>
      </w:pPr>
      <w:rPr>
        <w:rFonts w:ascii="Symbol" w:hAnsi="Symbol" w:hint="default"/>
      </w:rPr>
    </w:lvl>
    <w:lvl w:ilvl="4" w:tplc="04070003" w:tentative="1">
      <w:start w:val="1"/>
      <w:numFmt w:val="bullet"/>
      <w:lvlText w:val="o"/>
      <w:lvlJc w:val="left"/>
      <w:pPr>
        <w:ind w:left="3960" w:hanging="360"/>
      </w:pPr>
      <w:rPr>
        <w:rFonts w:ascii="Courier New" w:hAnsi="Courier New" w:cs="Courier New" w:hint="default"/>
      </w:rPr>
    </w:lvl>
    <w:lvl w:ilvl="5" w:tplc="04070005" w:tentative="1">
      <w:start w:val="1"/>
      <w:numFmt w:val="bullet"/>
      <w:lvlText w:val=""/>
      <w:lvlJc w:val="left"/>
      <w:pPr>
        <w:ind w:left="4680" w:hanging="360"/>
      </w:pPr>
      <w:rPr>
        <w:rFonts w:ascii="Wingdings" w:hAnsi="Wingdings" w:hint="default"/>
      </w:rPr>
    </w:lvl>
    <w:lvl w:ilvl="6" w:tplc="04070001" w:tentative="1">
      <w:start w:val="1"/>
      <w:numFmt w:val="bullet"/>
      <w:lvlText w:val=""/>
      <w:lvlJc w:val="left"/>
      <w:pPr>
        <w:ind w:left="5400" w:hanging="360"/>
      </w:pPr>
      <w:rPr>
        <w:rFonts w:ascii="Symbol" w:hAnsi="Symbol" w:hint="default"/>
      </w:rPr>
    </w:lvl>
    <w:lvl w:ilvl="7" w:tplc="04070003" w:tentative="1">
      <w:start w:val="1"/>
      <w:numFmt w:val="bullet"/>
      <w:lvlText w:val="o"/>
      <w:lvlJc w:val="left"/>
      <w:pPr>
        <w:ind w:left="6120" w:hanging="360"/>
      </w:pPr>
      <w:rPr>
        <w:rFonts w:ascii="Courier New" w:hAnsi="Courier New" w:cs="Courier New" w:hint="default"/>
      </w:rPr>
    </w:lvl>
    <w:lvl w:ilvl="8" w:tplc="04070005" w:tentative="1">
      <w:start w:val="1"/>
      <w:numFmt w:val="bullet"/>
      <w:lvlText w:val=""/>
      <w:lvlJc w:val="left"/>
      <w:pPr>
        <w:ind w:left="6840" w:hanging="360"/>
      </w:pPr>
      <w:rPr>
        <w:rFonts w:ascii="Wingdings" w:hAnsi="Wingdings" w:hint="default"/>
      </w:rPr>
    </w:lvl>
  </w:abstractNum>
  <w:abstractNum w:abstractNumId="5" w15:restartNumberingAfterBreak="0">
    <w:nsid w:val="16533107"/>
    <w:multiLevelType w:val="hybridMultilevel"/>
    <w:tmpl w:val="0A2CBAC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6" w15:restartNumberingAfterBreak="0">
    <w:nsid w:val="19C56108"/>
    <w:multiLevelType w:val="hybridMultilevel"/>
    <w:tmpl w:val="7DC2F016"/>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7" w15:restartNumberingAfterBreak="0">
    <w:nsid w:val="1D184BE1"/>
    <w:multiLevelType w:val="multilevel"/>
    <w:tmpl w:val="FF169314"/>
    <w:lvl w:ilvl="0">
      <w:start w:val="1"/>
      <w:numFmt w:val="bullet"/>
      <w:lvlText w:val=""/>
      <w:lvlJc w:val="left"/>
      <w:pPr>
        <w:tabs>
          <w:tab w:val="num" w:pos="720"/>
        </w:tabs>
        <w:ind w:left="720" w:hanging="360"/>
      </w:pPr>
      <w:rPr>
        <w:rFonts w:ascii="Symbol" w:hAnsi="Symbol"/>
        <w:sz w:val="22"/>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20C73432"/>
    <w:multiLevelType w:val="hybridMultilevel"/>
    <w:tmpl w:val="42B46BAA"/>
    <w:lvl w:ilvl="0" w:tplc="04070001">
      <w:start w:val="1"/>
      <w:numFmt w:val="bullet"/>
      <w:lvlText w:val=""/>
      <w:lvlJc w:val="left"/>
      <w:pPr>
        <w:ind w:left="720" w:hanging="360"/>
      </w:pPr>
      <w:rPr>
        <w:rFonts w:ascii="Symbol" w:hAnsi="Symbol"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9" w15:restartNumberingAfterBreak="0">
    <w:nsid w:val="268748F7"/>
    <w:multiLevelType w:val="hybridMultilevel"/>
    <w:tmpl w:val="DE1A4846"/>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0" w15:restartNumberingAfterBreak="0">
    <w:nsid w:val="28B44747"/>
    <w:multiLevelType w:val="hybridMultilevel"/>
    <w:tmpl w:val="444C793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1" w15:restartNumberingAfterBreak="0">
    <w:nsid w:val="28D95704"/>
    <w:multiLevelType w:val="multilevel"/>
    <w:tmpl w:val="0A500B16"/>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2D9D28FF"/>
    <w:multiLevelType w:val="hybridMultilevel"/>
    <w:tmpl w:val="5D3427CC"/>
    <w:lvl w:ilvl="0" w:tplc="0407000F">
      <w:start w:val="1"/>
      <w:numFmt w:val="decimal"/>
      <w:lvlText w:val="%1."/>
      <w:lvlJc w:val="left"/>
      <w:pPr>
        <w:ind w:left="360" w:hanging="360"/>
      </w:pPr>
      <w:rPr>
        <w:rFonts w:hint="default"/>
      </w:rPr>
    </w:lvl>
    <w:lvl w:ilvl="1" w:tplc="04070019">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13" w15:restartNumberingAfterBreak="0">
    <w:nsid w:val="3B6C651B"/>
    <w:multiLevelType w:val="hybridMultilevel"/>
    <w:tmpl w:val="09F8CAF2"/>
    <w:lvl w:ilvl="0" w:tplc="04070001">
      <w:start w:val="1"/>
      <w:numFmt w:val="bullet"/>
      <w:lvlText w:val=""/>
      <w:lvlJc w:val="left"/>
      <w:pPr>
        <w:ind w:left="1440" w:hanging="360"/>
      </w:pPr>
      <w:rPr>
        <w:rFonts w:ascii="Symbol" w:hAnsi="Symbol" w:hint="default"/>
      </w:rPr>
    </w:lvl>
    <w:lvl w:ilvl="1" w:tplc="04070003" w:tentative="1">
      <w:start w:val="1"/>
      <w:numFmt w:val="bullet"/>
      <w:lvlText w:val="o"/>
      <w:lvlJc w:val="left"/>
      <w:pPr>
        <w:ind w:left="2160" w:hanging="360"/>
      </w:pPr>
      <w:rPr>
        <w:rFonts w:ascii="Courier New" w:hAnsi="Courier New" w:cs="Courier New" w:hint="default"/>
      </w:rPr>
    </w:lvl>
    <w:lvl w:ilvl="2" w:tplc="04070005" w:tentative="1">
      <w:start w:val="1"/>
      <w:numFmt w:val="bullet"/>
      <w:lvlText w:val=""/>
      <w:lvlJc w:val="left"/>
      <w:pPr>
        <w:ind w:left="2880" w:hanging="360"/>
      </w:pPr>
      <w:rPr>
        <w:rFonts w:ascii="Wingdings" w:hAnsi="Wingdings" w:hint="default"/>
      </w:rPr>
    </w:lvl>
    <w:lvl w:ilvl="3" w:tplc="04070001" w:tentative="1">
      <w:start w:val="1"/>
      <w:numFmt w:val="bullet"/>
      <w:lvlText w:val=""/>
      <w:lvlJc w:val="left"/>
      <w:pPr>
        <w:ind w:left="3600" w:hanging="360"/>
      </w:pPr>
      <w:rPr>
        <w:rFonts w:ascii="Symbol" w:hAnsi="Symbol" w:hint="default"/>
      </w:rPr>
    </w:lvl>
    <w:lvl w:ilvl="4" w:tplc="04070003" w:tentative="1">
      <w:start w:val="1"/>
      <w:numFmt w:val="bullet"/>
      <w:lvlText w:val="o"/>
      <w:lvlJc w:val="left"/>
      <w:pPr>
        <w:ind w:left="4320" w:hanging="360"/>
      </w:pPr>
      <w:rPr>
        <w:rFonts w:ascii="Courier New" w:hAnsi="Courier New" w:cs="Courier New" w:hint="default"/>
      </w:rPr>
    </w:lvl>
    <w:lvl w:ilvl="5" w:tplc="04070005" w:tentative="1">
      <w:start w:val="1"/>
      <w:numFmt w:val="bullet"/>
      <w:lvlText w:val=""/>
      <w:lvlJc w:val="left"/>
      <w:pPr>
        <w:ind w:left="5040" w:hanging="360"/>
      </w:pPr>
      <w:rPr>
        <w:rFonts w:ascii="Wingdings" w:hAnsi="Wingdings" w:hint="default"/>
      </w:rPr>
    </w:lvl>
    <w:lvl w:ilvl="6" w:tplc="04070001" w:tentative="1">
      <w:start w:val="1"/>
      <w:numFmt w:val="bullet"/>
      <w:lvlText w:val=""/>
      <w:lvlJc w:val="left"/>
      <w:pPr>
        <w:ind w:left="5760" w:hanging="360"/>
      </w:pPr>
      <w:rPr>
        <w:rFonts w:ascii="Symbol" w:hAnsi="Symbol" w:hint="default"/>
      </w:rPr>
    </w:lvl>
    <w:lvl w:ilvl="7" w:tplc="04070003" w:tentative="1">
      <w:start w:val="1"/>
      <w:numFmt w:val="bullet"/>
      <w:lvlText w:val="o"/>
      <w:lvlJc w:val="left"/>
      <w:pPr>
        <w:ind w:left="6480" w:hanging="360"/>
      </w:pPr>
      <w:rPr>
        <w:rFonts w:ascii="Courier New" w:hAnsi="Courier New" w:cs="Courier New" w:hint="default"/>
      </w:rPr>
    </w:lvl>
    <w:lvl w:ilvl="8" w:tplc="04070005" w:tentative="1">
      <w:start w:val="1"/>
      <w:numFmt w:val="bullet"/>
      <w:lvlText w:val=""/>
      <w:lvlJc w:val="left"/>
      <w:pPr>
        <w:ind w:left="7200" w:hanging="360"/>
      </w:pPr>
      <w:rPr>
        <w:rFonts w:ascii="Wingdings" w:hAnsi="Wingdings" w:hint="default"/>
      </w:rPr>
    </w:lvl>
  </w:abstractNum>
  <w:abstractNum w:abstractNumId="14" w15:restartNumberingAfterBreak="0">
    <w:nsid w:val="3E352853"/>
    <w:multiLevelType w:val="multilevel"/>
    <w:tmpl w:val="C3FE6D7A"/>
    <w:lvl w:ilvl="0">
      <w:start w:val="1"/>
      <w:numFmt w:val="bullet"/>
      <w:lvlText w:val="•"/>
      <w:lvlJc w:val="left"/>
      <w:pPr>
        <w:tabs>
          <w:tab w:val="num" w:pos="720"/>
        </w:tabs>
        <w:ind w:left="720" w:hanging="360"/>
      </w:pPr>
      <w:rPr>
        <w:rFonts w:ascii="Arial" w:hAnsi="Arial" w:hint="default"/>
        <w:sz w:val="20"/>
      </w:rPr>
    </w:lvl>
    <w:lvl w:ilvl="1">
      <w:start w:val="5"/>
      <w:numFmt w:val="decimal"/>
      <w:lvlText w:val="%2."/>
      <w:lvlJc w:val="left"/>
      <w:pPr>
        <w:ind w:left="1440" w:hanging="360"/>
      </w:pPr>
      <w:rPr>
        <w:rFonts w:cs="Times New Roman" w:hint="default"/>
        <w:b w:val="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A5C7C84"/>
    <w:multiLevelType w:val="multilevel"/>
    <w:tmpl w:val="FF169314"/>
    <w:lvl w:ilvl="0">
      <w:start w:val="1"/>
      <w:numFmt w:val="bullet"/>
      <w:lvlText w:val=""/>
      <w:lvlJc w:val="left"/>
      <w:pPr>
        <w:tabs>
          <w:tab w:val="num" w:pos="720"/>
        </w:tabs>
        <w:ind w:left="720" w:hanging="360"/>
      </w:pPr>
      <w:rPr>
        <w:rFonts w:ascii="Symbol" w:hAnsi="Symbol"/>
        <w:sz w:val="22"/>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508C5674"/>
    <w:multiLevelType w:val="multilevel"/>
    <w:tmpl w:val="597A3872"/>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56431683"/>
    <w:multiLevelType w:val="multilevel"/>
    <w:tmpl w:val="FF169314"/>
    <w:lvl w:ilvl="0">
      <w:start w:val="1"/>
      <w:numFmt w:val="bullet"/>
      <w:lvlText w:val=""/>
      <w:lvlJc w:val="left"/>
      <w:pPr>
        <w:tabs>
          <w:tab w:val="num" w:pos="720"/>
        </w:tabs>
        <w:ind w:left="720" w:hanging="360"/>
      </w:pPr>
      <w:rPr>
        <w:rFonts w:ascii="Symbol" w:hAnsi="Symbol"/>
        <w:sz w:val="22"/>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567335A2"/>
    <w:multiLevelType w:val="hybridMultilevel"/>
    <w:tmpl w:val="697A0EF4"/>
    <w:lvl w:ilvl="0" w:tplc="CB82D990">
      <w:start w:val="1"/>
      <w:numFmt w:val="bullet"/>
      <w:lvlText w:val="•"/>
      <w:lvlJc w:val="left"/>
      <w:pPr>
        <w:ind w:left="970" w:hanging="360"/>
      </w:pPr>
      <w:rPr>
        <w:rFonts w:ascii="Arial" w:hAnsi="Arial" w:hint="default"/>
      </w:rPr>
    </w:lvl>
    <w:lvl w:ilvl="1" w:tplc="04070003" w:tentative="1">
      <w:start w:val="1"/>
      <w:numFmt w:val="bullet"/>
      <w:lvlText w:val="o"/>
      <w:lvlJc w:val="left"/>
      <w:pPr>
        <w:ind w:left="1690" w:hanging="360"/>
      </w:pPr>
      <w:rPr>
        <w:rFonts w:ascii="Courier New" w:hAnsi="Courier New" w:cs="Courier New" w:hint="default"/>
      </w:rPr>
    </w:lvl>
    <w:lvl w:ilvl="2" w:tplc="04070005" w:tentative="1">
      <w:start w:val="1"/>
      <w:numFmt w:val="bullet"/>
      <w:lvlText w:val=""/>
      <w:lvlJc w:val="left"/>
      <w:pPr>
        <w:ind w:left="2410" w:hanging="360"/>
      </w:pPr>
      <w:rPr>
        <w:rFonts w:ascii="Wingdings" w:hAnsi="Wingdings" w:hint="default"/>
      </w:rPr>
    </w:lvl>
    <w:lvl w:ilvl="3" w:tplc="04070001" w:tentative="1">
      <w:start w:val="1"/>
      <w:numFmt w:val="bullet"/>
      <w:lvlText w:val=""/>
      <w:lvlJc w:val="left"/>
      <w:pPr>
        <w:ind w:left="3130" w:hanging="360"/>
      </w:pPr>
      <w:rPr>
        <w:rFonts w:ascii="Symbol" w:hAnsi="Symbol" w:hint="default"/>
      </w:rPr>
    </w:lvl>
    <w:lvl w:ilvl="4" w:tplc="04070003" w:tentative="1">
      <w:start w:val="1"/>
      <w:numFmt w:val="bullet"/>
      <w:lvlText w:val="o"/>
      <w:lvlJc w:val="left"/>
      <w:pPr>
        <w:ind w:left="3850" w:hanging="360"/>
      </w:pPr>
      <w:rPr>
        <w:rFonts w:ascii="Courier New" w:hAnsi="Courier New" w:cs="Courier New" w:hint="default"/>
      </w:rPr>
    </w:lvl>
    <w:lvl w:ilvl="5" w:tplc="04070005" w:tentative="1">
      <w:start w:val="1"/>
      <w:numFmt w:val="bullet"/>
      <w:lvlText w:val=""/>
      <w:lvlJc w:val="left"/>
      <w:pPr>
        <w:ind w:left="4570" w:hanging="360"/>
      </w:pPr>
      <w:rPr>
        <w:rFonts w:ascii="Wingdings" w:hAnsi="Wingdings" w:hint="default"/>
      </w:rPr>
    </w:lvl>
    <w:lvl w:ilvl="6" w:tplc="04070001" w:tentative="1">
      <w:start w:val="1"/>
      <w:numFmt w:val="bullet"/>
      <w:lvlText w:val=""/>
      <w:lvlJc w:val="left"/>
      <w:pPr>
        <w:ind w:left="5290" w:hanging="360"/>
      </w:pPr>
      <w:rPr>
        <w:rFonts w:ascii="Symbol" w:hAnsi="Symbol" w:hint="default"/>
      </w:rPr>
    </w:lvl>
    <w:lvl w:ilvl="7" w:tplc="04070003" w:tentative="1">
      <w:start w:val="1"/>
      <w:numFmt w:val="bullet"/>
      <w:lvlText w:val="o"/>
      <w:lvlJc w:val="left"/>
      <w:pPr>
        <w:ind w:left="6010" w:hanging="360"/>
      </w:pPr>
      <w:rPr>
        <w:rFonts w:ascii="Courier New" w:hAnsi="Courier New" w:cs="Courier New" w:hint="default"/>
      </w:rPr>
    </w:lvl>
    <w:lvl w:ilvl="8" w:tplc="04070005" w:tentative="1">
      <w:start w:val="1"/>
      <w:numFmt w:val="bullet"/>
      <w:lvlText w:val=""/>
      <w:lvlJc w:val="left"/>
      <w:pPr>
        <w:ind w:left="6730" w:hanging="360"/>
      </w:pPr>
      <w:rPr>
        <w:rFonts w:ascii="Wingdings" w:hAnsi="Wingdings" w:hint="default"/>
      </w:rPr>
    </w:lvl>
  </w:abstractNum>
  <w:abstractNum w:abstractNumId="19" w15:restartNumberingAfterBreak="0">
    <w:nsid w:val="5A4E2E04"/>
    <w:multiLevelType w:val="hybridMultilevel"/>
    <w:tmpl w:val="F698AD24"/>
    <w:lvl w:ilvl="0" w:tplc="CB82D990">
      <w:start w:val="1"/>
      <w:numFmt w:val="bullet"/>
      <w:lvlText w:val="•"/>
      <w:lvlJc w:val="left"/>
      <w:pPr>
        <w:ind w:left="720" w:hanging="360"/>
      </w:pPr>
      <w:rPr>
        <w:rFonts w:ascii="Arial" w:hAnsi="Aria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0" w15:restartNumberingAfterBreak="0">
    <w:nsid w:val="5D9A1CD8"/>
    <w:multiLevelType w:val="hybridMultilevel"/>
    <w:tmpl w:val="95229FF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1" w15:restartNumberingAfterBreak="0">
    <w:nsid w:val="670A3302"/>
    <w:multiLevelType w:val="multilevel"/>
    <w:tmpl w:val="DCD6C16C"/>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2" w15:restartNumberingAfterBreak="0">
    <w:nsid w:val="67BD0D3B"/>
    <w:multiLevelType w:val="hybridMultilevel"/>
    <w:tmpl w:val="8FF04C58"/>
    <w:lvl w:ilvl="0" w:tplc="04070001">
      <w:start w:val="1"/>
      <w:numFmt w:val="bullet"/>
      <w:lvlText w:val=""/>
      <w:lvlJc w:val="left"/>
      <w:pPr>
        <w:ind w:left="1080" w:hanging="360"/>
      </w:pPr>
      <w:rPr>
        <w:rFonts w:ascii="Symbol" w:hAnsi="Symbol" w:hint="default"/>
      </w:rPr>
    </w:lvl>
    <w:lvl w:ilvl="1" w:tplc="04070003" w:tentative="1">
      <w:start w:val="1"/>
      <w:numFmt w:val="bullet"/>
      <w:lvlText w:val="o"/>
      <w:lvlJc w:val="left"/>
      <w:pPr>
        <w:ind w:left="1800" w:hanging="360"/>
      </w:pPr>
      <w:rPr>
        <w:rFonts w:ascii="Courier New" w:hAnsi="Courier New" w:cs="Courier New" w:hint="default"/>
      </w:rPr>
    </w:lvl>
    <w:lvl w:ilvl="2" w:tplc="04070005" w:tentative="1">
      <w:start w:val="1"/>
      <w:numFmt w:val="bullet"/>
      <w:lvlText w:val=""/>
      <w:lvlJc w:val="left"/>
      <w:pPr>
        <w:ind w:left="2520" w:hanging="360"/>
      </w:pPr>
      <w:rPr>
        <w:rFonts w:ascii="Wingdings" w:hAnsi="Wingdings" w:hint="default"/>
      </w:rPr>
    </w:lvl>
    <w:lvl w:ilvl="3" w:tplc="04070001" w:tentative="1">
      <w:start w:val="1"/>
      <w:numFmt w:val="bullet"/>
      <w:lvlText w:val=""/>
      <w:lvlJc w:val="left"/>
      <w:pPr>
        <w:ind w:left="3240" w:hanging="360"/>
      </w:pPr>
      <w:rPr>
        <w:rFonts w:ascii="Symbol" w:hAnsi="Symbol" w:hint="default"/>
      </w:rPr>
    </w:lvl>
    <w:lvl w:ilvl="4" w:tplc="04070003" w:tentative="1">
      <w:start w:val="1"/>
      <w:numFmt w:val="bullet"/>
      <w:lvlText w:val="o"/>
      <w:lvlJc w:val="left"/>
      <w:pPr>
        <w:ind w:left="3960" w:hanging="360"/>
      </w:pPr>
      <w:rPr>
        <w:rFonts w:ascii="Courier New" w:hAnsi="Courier New" w:cs="Courier New" w:hint="default"/>
      </w:rPr>
    </w:lvl>
    <w:lvl w:ilvl="5" w:tplc="04070005" w:tentative="1">
      <w:start w:val="1"/>
      <w:numFmt w:val="bullet"/>
      <w:lvlText w:val=""/>
      <w:lvlJc w:val="left"/>
      <w:pPr>
        <w:ind w:left="4680" w:hanging="360"/>
      </w:pPr>
      <w:rPr>
        <w:rFonts w:ascii="Wingdings" w:hAnsi="Wingdings" w:hint="default"/>
      </w:rPr>
    </w:lvl>
    <w:lvl w:ilvl="6" w:tplc="04070001" w:tentative="1">
      <w:start w:val="1"/>
      <w:numFmt w:val="bullet"/>
      <w:lvlText w:val=""/>
      <w:lvlJc w:val="left"/>
      <w:pPr>
        <w:ind w:left="5400" w:hanging="360"/>
      </w:pPr>
      <w:rPr>
        <w:rFonts w:ascii="Symbol" w:hAnsi="Symbol" w:hint="default"/>
      </w:rPr>
    </w:lvl>
    <w:lvl w:ilvl="7" w:tplc="04070003" w:tentative="1">
      <w:start w:val="1"/>
      <w:numFmt w:val="bullet"/>
      <w:lvlText w:val="o"/>
      <w:lvlJc w:val="left"/>
      <w:pPr>
        <w:ind w:left="6120" w:hanging="360"/>
      </w:pPr>
      <w:rPr>
        <w:rFonts w:ascii="Courier New" w:hAnsi="Courier New" w:cs="Courier New" w:hint="default"/>
      </w:rPr>
    </w:lvl>
    <w:lvl w:ilvl="8" w:tplc="04070005" w:tentative="1">
      <w:start w:val="1"/>
      <w:numFmt w:val="bullet"/>
      <w:lvlText w:val=""/>
      <w:lvlJc w:val="left"/>
      <w:pPr>
        <w:ind w:left="6840" w:hanging="360"/>
      </w:pPr>
      <w:rPr>
        <w:rFonts w:ascii="Wingdings" w:hAnsi="Wingdings" w:hint="default"/>
      </w:rPr>
    </w:lvl>
  </w:abstractNum>
  <w:abstractNum w:abstractNumId="23" w15:restartNumberingAfterBreak="0">
    <w:nsid w:val="680C5589"/>
    <w:multiLevelType w:val="multilevel"/>
    <w:tmpl w:val="BCACB1F6"/>
    <w:lvl w:ilvl="0">
      <w:start w:val="1"/>
      <w:numFmt w:val="decimal"/>
      <w:lvlText w:val="%1."/>
      <w:lvlJc w:val="left"/>
      <w:pPr>
        <w:ind w:left="360" w:hanging="360"/>
      </w:pPr>
      <w:rPr>
        <w:rFonts w:hint="default"/>
      </w:rPr>
    </w:lvl>
    <w:lvl w:ilvl="1">
      <w:start w:val="1"/>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b/>
        <w:bCs w:val="0"/>
        <w:sz w:val="28"/>
        <w:szCs w:val="28"/>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24" w15:restartNumberingAfterBreak="0">
    <w:nsid w:val="68DF07F2"/>
    <w:multiLevelType w:val="hybridMultilevel"/>
    <w:tmpl w:val="7AC2CD60"/>
    <w:lvl w:ilvl="0" w:tplc="0407000F">
      <w:start w:val="1"/>
      <w:numFmt w:val="decimal"/>
      <w:lvlText w:val="%1."/>
      <w:lvlJc w:val="left"/>
      <w:pPr>
        <w:ind w:left="720" w:hanging="360"/>
      </w:pPr>
      <w:rPr>
        <w:rFonts w:hint="default"/>
      </w:rPr>
    </w:lvl>
    <w:lvl w:ilvl="1" w:tplc="04070019">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5" w15:restartNumberingAfterBreak="0">
    <w:nsid w:val="70D87190"/>
    <w:multiLevelType w:val="hybridMultilevel"/>
    <w:tmpl w:val="BF60765C"/>
    <w:lvl w:ilvl="0" w:tplc="6648603C">
      <w:start w:val="1"/>
      <w:numFmt w:val="bullet"/>
      <w:lvlText w:val=""/>
      <w:lvlJc w:val="left"/>
      <w:pPr>
        <w:tabs>
          <w:tab w:val="num" w:pos="720"/>
        </w:tabs>
        <w:ind w:left="720" w:hanging="360"/>
      </w:pPr>
      <w:rPr>
        <w:rFonts w:ascii="Symbol" w:hAnsi="Symbol" w:hint="default"/>
      </w:rPr>
    </w:lvl>
    <w:lvl w:ilvl="1" w:tplc="04070003">
      <w:start w:val="1"/>
      <w:numFmt w:val="bullet"/>
      <w:lvlText w:val="o"/>
      <w:lvlJc w:val="left"/>
      <w:pPr>
        <w:tabs>
          <w:tab w:val="num" w:pos="1440"/>
        </w:tabs>
        <w:ind w:left="1440" w:hanging="360"/>
      </w:pPr>
      <w:rPr>
        <w:rFonts w:ascii="Courier New" w:hAnsi="Courier New" w:cs="Courier New" w:hint="default"/>
      </w:rPr>
    </w:lvl>
    <w:lvl w:ilvl="2" w:tplc="04070005">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725D3589"/>
    <w:multiLevelType w:val="hybridMultilevel"/>
    <w:tmpl w:val="0A500B16"/>
    <w:lvl w:ilvl="0" w:tplc="04070001">
      <w:start w:val="1"/>
      <w:numFmt w:val="bullet"/>
      <w:lvlText w:val=""/>
      <w:lvlJc w:val="left"/>
      <w:pPr>
        <w:tabs>
          <w:tab w:val="num" w:pos="720"/>
        </w:tabs>
        <w:ind w:left="720" w:hanging="360"/>
      </w:pPr>
      <w:rPr>
        <w:rFonts w:ascii="Symbol" w:hAnsi="Symbol" w:hint="default"/>
      </w:rPr>
    </w:lvl>
    <w:lvl w:ilvl="1" w:tplc="04070003" w:tentative="1">
      <w:start w:val="1"/>
      <w:numFmt w:val="bullet"/>
      <w:lvlText w:val="o"/>
      <w:lvlJc w:val="left"/>
      <w:pPr>
        <w:tabs>
          <w:tab w:val="num" w:pos="1440"/>
        </w:tabs>
        <w:ind w:left="1440" w:hanging="360"/>
      </w:pPr>
      <w:rPr>
        <w:rFonts w:ascii="Courier New" w:hAnsi="Courier New" w:cs="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27" w15:restartNumberingAfterBreak="0">
    <w:nsid w:val="78146D06"/>
    <w:multiLevelType w:val="multilevel"/>
    <w:tmpl w:val="E4423984"/>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decimal"/>
      <w:lvlText w:val="%5."/>
      <w:lvlJc w:val="left"/>
      <w:pPr>
        <w:tabs>
          <w:tab w:val="num" w:pos="3600"/>
        </w:tabs>
        <w:ind w:left="3600" w:hanging="360"/>
      </w:pPr>
      <w:rPr>
        <w:rFonts w:ascii="Arial" w:hAnsi="Arial"/>
        <w:sz w:val="22"/>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7EA60CA7"/>
    <w:multiLevelType w:val="hybridMultilevel"/>
    <w:tmpl w:val="4290F29A"/>
    <w:lvl w:ilvl="0" w:tplc="CB82D990">
      <w:start w:val="1"/>
      <w:numFmt w:val="bullet"/>
      <w:lvlText w:val="•"/>
      <w:lvlJc w:val="left"/>
      <w:pPr>
        <w:ind w:left="720" w:hanging="360"/>
      </w:pPr>
      <w:rPr>
        <w:rFonts w:ascii="Arial" w:hAnsi="Aria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num w:numId="1">
    <w:abstractNumId w:val="0"/>
  </w:num>
  <w:num w:numId="2">
    <w:abstractNumId w:val="16"/>
  </w:num>
  <w:num w:numId="3">
    <w:abstractNumId w:val="26"/>
  </w:num>
  <w:num w:numId="4">
    <w:abstractNumId w:val="11"/>
  </w:num>
  <w:num w:numId="5">
    <w:abstractNumId w:val="25"/>
  </w:num>
  <w:num w:numId="6">
    <w:abstractNumId w:val="17"/>
  </w:num>
  <w:num w:numId="7">
    <w:abstractNumId w:val="15"/>
  </w:num>
  <w:num w:numId="8">
    <w:abstractNumId w:val="7"/>
  </w:num>
  <w:num w:numId="9">
    <w:abstractNumId w:val="2"/>
  </w:num>
  <w:num w:numId="10">
    <w:abstractNumId w:val="3"/>
  </w:num>
  <w:num w:numId="11">
    <w:abstractNumId w:val="27"/>
  </w:num>
  <w:num w:numId="12">
    <w:abstractNumId w:val="21"/>
  </w:num>
  <w:num w:numId="13">
    <w:abstractNumId w:val="8"/>
  </w:num>
  <w:num w:numId="14">
    <w:abstractNumId w:val="20"/>
  </w:num>
  <w:num w:numId="15">
    <w:abstractNumId w:val="12"/>
  </w:num>
  <w:num w:numId="16">
    <w:abstractNumId w:val="1"/>
  </w:num>
  <w:num w:numId="17">
    <w:abstractNumId w:val="9"/>
  </w:num>
  <w:num w:numId="18">
    <w:abstractNumId w:val="23"/>
  </w:num>
  <w:num w:numId="19">
    <w:abstractNumId w:val="19"/>
  </w:num>
  <w:num w:numId="20">
    <w:abstractNumId w:val="18"/>
  </w:num>
  <w:num w:numId="21">
    <w:abstractNumId w:val="28"/>
  </w:num>
  <w:num w:numId="22">
    <w:abstractNumId w:val="14"/>
  </w:num>
  <w:num w:numId="23">
    <w:abstractNumId w:val="24"/>
  </w:num>
  <w:num w:numId="24">
    <w:abstractNumId w:val="22"/>
  </w:num>
  <w:num w:numId="25">
    <w:abstractNumId w:val="5"/>
  </w:num>
  <w:num w:numId="26">
    <w:abstractNumId w:val="6"/>
  </w:num>
  <w:num w:numId="27">
    <w:abstractNumId w:val="13"/>
  </w:num>
  <w:num w:numId="28">
    <w:abstractNumId w:val="4"/>
  </w:num>
  <w:num w:numId="29">
    <w:abstractNumId w:val="10"/>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Adilovic, Selim">
    <w15:presenceInfo w15:providerId="AD" w15:userId="S-1-5-21-803749636-1969444280-1714775081-117426"/>
  </w15:person>
  <w15:person w15:author="Frau Sieben">
    <w15:presenceInfo w15:providerId="AD" w15:userId="S-1-5-21-803749636-1969444280-1714775081-10601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attachedTemplate r:id="rId1"/>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trackRevisions/>
  <w:defaultTabStop w:val="709"/>
  <w:consecutiveHyphenLimit w:val="2"/>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B3F75"/>
    <w:rsid w:val="000052F4"/>
    <w:rsid w:val="00076FCD"/>
    <w:rsid w:val="00097C16"/>
    <w:rsid w:val="000F7E6B"/>
    <w:rsid w:val="00126108"/>
    <w:rsid w:val="00171A08"/>
    <w:rsid w:val="00174393"/>
    <w:rsid w:val="001C1571"/>
    <w:rsid w:val="001E7035"/>
    <w:rsid w:val="00207B79"/>
    <w:rsid w:val="002305FE"/>
    <w:rsid w:val="002865A7"/>
    <w:rsid w:val="002F5CE4"/>
    <w:rsid w:val="003557B1"/>
    <w:rsid w:val="00396684"/>
    <w:rsid w:val="003A177F"/>
    <w:rsid w:val="003D2B2B"/>
    <w:rsid w:val="003E2402"/>
    <w:rsid w:val="0048728B"/>
    <w:rsid w:val="004B5B93"/>
    <w:rsid w:val="00520590"/>
    <w:rsid w:val="005B23E3"/>
    <w:rsid w:val="005F1409"/>
    <w:rsid w:val="00620133"/>
    <w:rsid w:val="0065568A"/>
    <w:rsid w:val="00672E03"/>
    <w:rsid w:val="00721F0F"/>
    <w:rsid w:val="00724210"/>
    <w:rsid w:val="00727F75"/>
    <w:rsid w:val="007469FA"/>
    <w:rsid w:val="007617CB"/>
    <w:rsid w:val="00777887"/>
    <w:rsid w:val="007D05D3"/>
    <w:rsid w:val="00804890"/>
    <w:rsid w:val="0080795A"/>
    <w:rsid w:val="0085591B"/>
    <w:rsid w:val="008B3F75"/>
    <w:rsid w:val="008E3FA8"/>
    <w:rsid w:val="009B38C6"/>
    <w:rsid w:val="009B7DC1"/>
    <w:rsid w:val="009D0478"/>
    <w:rsid w:val="009F3A1A"/>
    <w:rsid w:val="009F6C88"/>
    <w:rsid w:val="00A46FC8"/>
    <w:rsid w:val="00A62026"/>
    <w:rsid w:val="00A7291E"/>
    <w:rsid w:val="00A764D0"/>
    <w:rsid w:val="00AB2C1F"/>
    <w:rsid w:val="00AF510E"/>
    <w:rsid w:val="00B43C6A"/>
    <w:rsid w:val="00B70EA6"/>
    <w:rsid w:val="00B86D25"/>
    <w:rsid w:val="00BB53C5"/>
    <w:rsid w:val="00BC6C76"/>
    <w:rsid w:val="00BE437B"/>
    <w:rsid w:val="00C21AE6"/>
    <w:rsid w:val="00C25414"/>
    <w:rsid w:val="00C34B7C"/>
    <w:rsid w:val="00C6470F"/>
    <w:rsid w:val="00CA76B3"/>
    <w:rsid w:val="00CA7F08"/>
    <w:rsid w:val="00CE4DDF"/>
    <w:rsid w:val="00CE6909"/>
    <w:rsid w:val="00D27CEC"/>
    <w:rsid w:val="00D63C7F"/>
    <w:rsid w:val="00D80C20"/>
    <w:rsid w:val="00DA6693"/>
    <w:rsid w:val="00DC5211"/>
    <w:rsid w:val="00E316F4"/>
    <w:rsid w:val="00E5440C"/>
    <w:rsid w:val="00E723EF"/>
    <w:rsid w:val="00EA5B0A"/>
    <w:rsid w:val="00ED2266"/>
    <w:rsid w:val="00F66E4B"/>
    <w:rsid w:val="00F73BC0"/>
    <w:rsid w:val="00F85266"/>
    <w:rsid w:val="00F86447"/>
    <w:rsid w:val="00FA6EB1"/>
    <w:rsid w:val="00FB5A89"/>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00EB57BA"/>
  <w15:chartTrackingRefBased/>
  <w15:docId w15:val="{D089E904-C033-4421-ACB4-D71058275F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de-DE" w:eastAsia="de-DE"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toc 4" w:uiPriority="39" w:qFormat="1"/>
    <w:lsdException w:name="annotation text" w:uiPriority="99"/>
    <w:lsdException w:name="header" w:uiPriority="99"/>
    <w:lsdException w:name="caption" w:qFormat="1"/>
    <w:lsdException w:name="annotation reference" w:uiPriority="99"/>
    <w:lsdException w:name="Title" w:qFormat="1"/>
    <w:lsdException w:name="Subtitle" w:qFormat="1"/>
    <w:lsdException w:name="Hyperlink" w:uiPriority="99"/>
    <w:lsdException w:name="Strong"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Standard">
    <w:name w:val="Normal"/>
    <w:qFormat/>
    <w:rsid w:val="0085591B"/>
    <w:pPr>
      <w:jc w:val="both"/>
    </w:pPr>
    <w:rPr>
      <w:rFonts w:ascii="Arial" w:hAnsi="Arial"/>
      <w:sz w:val="22"/>
      <w:szCs w:val="24"/>
    </w:rPr>
  </w:style>
  <w:style w:type="paragraph" w:styleId="berschrift1">
    <w:name w:val="heading 1"/>
    <w:basedOn w:val="Standard"/>
    <w:next w:val="Standard"/>
    <w:qFormat/>
    <w:rsid w:val="00E316F4"/>
    <w:pPr>
      <w:keepNext/>
      <w:autoSpaceDE w:val="0"/>
      <w:autoSpaceDN w:val="0"/>
      <w:outlineLvl w:val="0"/>
    </w:pPr>
    <w:rPr>
      <w:rFonts w:cs="Arial"/>
      <w:b/>
      <w:bCs/>
      <w:sz w:val="26"/>
      <w:szCs w:val="28"/>
    </w:rPr>
  </w:style>
  <w:style w:type="paragraph" w:styleId="berschrift2">
    <w:name w:val="heading 2"/>
    <w:basedOn w:val="Standard"/>
    <w:next w:val="Standard"/>
    <w:qFormat/>
    <w:rsid w:val="002865A7"/>
    <w:pPr>
      <w:keepNext/>
      <w:autoSpaceDE w:val="0"/>
      <w:autoSpaceDN w:val="0"/>
      <w:outlineLvl w:val="1"/>
    </w:pPr>
    <w:rPr>
      <w:rFonts w:cs="Arial"/>
      <w:b/>
      <w:bCs/>
    </w:rPr>
  </w:style>
  <w:style w:type="paragraph" w:styleId="berschrift3">
    <w:name w:val="heading 3"/>
    <w:basedOn w:val="Standard"/>
    <w:next w:val="Standard"/>
    <w:link w:val="berschrift3Zchn"/>
    <w:qFormat/>
    <w:rsid w:val="00E316F4"/>
    <w:pPr>
      <w:keepNext/>
      <w:outlineLvl w:val="2"/>
    </w:pPr>
    <w:rPr>
      <w:rFonts w:cs="Arial"/>
      <w:b/>
      <w:bCs/>
      <w:i/>
      <w:szCs w:val="26"/>
    </w:rPr>
  </w:style>
  <w:style w:type="paragraph" w:styleId="berschrift4">
    <w:name w:val="heading 4"/>
    <w:basedOn w:val="Standard"/>
    <w:next w:val="Standard"/>
    <w:link w:val="berschrift4Zchn"/>
    <w:semiHidden/>
    <w:unhideWhenUsed/>
    <w:qFormat/>
    <w:rsid w:val="00520590"/>
    <w:pPr>
      <w:keepNext/>
      <w:keepLines/>
      <w:spacing w:before="40"/>
      <w:outlineLvl w:val="3"/>
    </w:pPr>
    <w:rPr>
      <w:rFonts w:asciiTheme="majorHAnsi" w:eastAsiaTheme="majorEastAsia" w:hAnsiTheme="majorHAnsi" w:cstheme="majorBidi"/>
      <w:i/>
      <w:iCs/>
      <w:color w:val="2E74B5" w:themeColor="accent1" w:themeShade="BF"/>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uiPriority w:val="99"/>
    <w:rsid w:val="009B38C6"/>
    <w:pPr>
      <w:tabs>
        <w:tab w:val="center" w:pos="4536"/>
        <w:tab w:val="right" w:pos="9072"/>
      </w:tabs>
    </w:pPr>
  </w:style>
  <w:style w:type="paragraph" w:styleId="Fuzeile">
    <w:name w:val="footer"/>
    <w:basedOn w:val="Standard"/>
    <w:rsid w:val="009B38C6"/>
    <w:pPr>
      <w:tabs>
        <w:tab w:val="center" w:pos="4536"/>
        <w:tab w:val="right" w:pos="9072"/>
      </w:tabs>
    </w:pPr>
  </w:style>
  <w:style w:type="paragraph" w:styleId="Funotentext">
    <w:name w:val="footnote text"/>
    <w:basedOn w:val="Standard"/>
    <w:semiHidden/>
    <w:rsid w:val="00E316F4"/>
    <w:rPr>
      <w:sz w:val="18"/>
      <w:szCs w:val="20"/>
    </w:rPr>
  </w:style>
  <w:style w:type="character" w:styleId="Seitenzahl">
    <w:name w:val="page number"/>
    <w:basedOn w:val="Absatz-Standardschriftart"/>
    <w:rsid w:val="00672E03"/>
    <w:rPr>
      <w:rFonts w:ascii="Arial" w:hAnsi="Arial"/>
      <w:sz w:val="18"/>
    </w:rPr>
  </w:style>
  <w:style w:type="paragraph" w:customStyle="1" w:styleId="Blockzitat">
    <w:name w:val="Blockzitat"/>
    <w:basedOn w:val="Standard"/>
    <w:next w:val="Standard"/>
    <w:rsid w:val="00E316F4"/>
    <w:pPr>
      <w:ind w:left="708"/>
    </w:pPr>
    <w:rPr>
      <w:i/>
    </w:rPr>
  </w:style>
  <w:style w:type="paragraph" w:styleId="Beschriftung">
    <w:name w:val="caption"/>
    <w:basedOn w:val="Standard"/>
    <w:next w:val="Standard"/>
    <w:qFormat/>
    <w:rsid w:val="00E316F4"/>
    <w:rPr>
      <w:bCs/>
      <w:i/>
      <w:sz w:val="18"/>
    </w:rPr>
  </w:style>
  <w:style w:type="character" w:styleId="Funotenzeichen">
    <w:name w:val="footnote reference"/>
    <w:basedOn w:val="Absatz-Standardschriftart"/>
    <w:semiHidden/>
    <w:rsid w:val="00E316F4"/>
    <w:rPr>
      <w:vertAlign w:val="superscript"/>
    </w:rPr>
  </w:style>
  <w:style w:type="paragraph" w:styleId="Aufzhlungszeichen">
    <w:name w:val="List Bullet"/>
    <w:basedOn w:val="Standard"/>
    <w:rsid w:val="00AF510E"/>
  </w:style>
  <w:style w:type="paragraph" w:customStyle="1" w:styleId="berschrift0">
    <w:name w:val="Überschrift 0"/>
    <w:basedOn w:val="Standard"/>
    <w:next w:val="Standard"/>
    <w:link w:val="berschrift0Zchn"/>
    <w:rsid w:val="00E316F4"/>
    <w:rPr>
      <w:b/>
      <w:sz w:val="30"/>
      <w:szCs w:val="20"/>
    </w:rPr>
  </w:style>
  <w:style w:type="paragraph" w:customStyle="1" w:styleId="Dokumenttitel">
    <w:name w:val="Dokumenttitel"/>
    <w:basedOn w:val="Standard"/>
    <w:rsid w:val="00E316F4"/>
    <w:pPr>
      <w:spacing w:before="120" w:after="360"/>
    </w:pPr>
    <w:rPr>
      <w:b/>
      <w:bCs/>
      <w:color w:val="006699"/>
      <w:sz w:val="48"/>
    </w:rPr>
  </w:style>
  <w:style w:type="table" w:styleId="Tabellenraster">
    <w:name w:val="Table Grid"/>
    <w:basedOn w:val="NormaleTabelle"/>
    <w:rsid w:val="00E316F4"/>
    <w:pPr>
      <w:spacing w:after="120"/>
    </w:pPr>
    <w:rPr>
      <w:rFonts w:ascii="Arial" w:hAnsi="Arial"/>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8" w:type="dxa"/>
        <w:left w:w="57" w:type="dxa"/>
        <w:bottom w:w="28" w:type="dxa"/>
        <w:right w:w="57" w:type="dxa"/>
      </w:tblCellMar>
    </w:tblPr>
    <w:tcPr>
      <w:tcMar>
        <w:top w:w="28" w:type="dxa"/>
        <w:left w:w="57" w:type="dxa"/>
        <w:bottom w:w="28" w:type="dxa"/>
        <w:right w:w="57" w:type="dxa"/>
      </w:tcMar>
    </w:tcPr>
  </w:style>
  <w:style w:type="paragraph" w:styleId="Verzeichnis1">
    <w:name w:val="toc 1"/>
    <w:basedOn w:val="Standard"/>
    <w:next w:val="Standard"/>
    <w:autoRedefine/>
    <w:uiPriority w:val="39"/>
    <w:rsid w:val="0065568A"/>
    <w:pPr>
      <w:tabs>
        <w:tab w:val="left" w:pos="992"/>
        <w:tab w:val="right" w:leader="dot" w:pos="9609"/>
      </w:tabs>
    </w:pPr>
    <w:rPr>
      <w:b/>
      <w:sz w:val="26"/>
    </w:rPr>
  </w:style>
  <w:style w:type="paragraph" w:styleId="Verzeichnis2">
    <w:name w:val="toc 2"/>
    <w:basedOn w:val="Standard"/>
    <w:next w:val="Standard"/>
    <w:autoRedefine/>
    <w:uiPriority w:val="39"/>
    <w:rsid w:val="009B7DC1"/>
    <w:pPr>
      <w:tabs>
        <w:tab w:val="right" w:leader="dot" w:pos="9609"/>
      </w:tabs>
    </w:pPr>
  </w:style>
  <w:style w:type="paragraph" w:styleId="Verzeichnis3">
    <w:name w:val="toc 3"/>
    <w:basedOn w:val="Standard"/>
    <w:next w:val="Standard"/>
    <w:autoRedefine/>
    <w:uiPriority w:val="39"/>
    <w:rsid w:val="005F1409"/>
    <w:pPr>
      <w:tabs>
        <w:tab w:val="right" w:leader="dot" w:pos="9609"/>
      </w:tabs>
      <w:ind w:left="295" w:hanging="11"/>
    </w:pPr>
    <w:rPr>
      <w:noProof/>
    </w:rPr>
  </w:style>
  <w:style w:type="character" w:customStyle="1" w:styleId="KopfzeileZchn">
    <w:name w:val="Kopfzeile Zchn"/>
    <w:link w:val="Kopfzeile"/>
    <w:uiPriority w:val="99"/>
    <w:rsid w:val="005B23E3"/>
    <w:rPr>
      <w:rFonts w:ascii="Arial" w:hAnsi="Arial"/>
      <w:sz w:val="22"/>
      <w:szCs w:val="24"/>
    </w:rPr>
  </w:style>
  <w:style w:type="paragraph" w:customStyle="1" w:styleId="berschrift00">
    <w:name w:val="Überschrift0"/>
    <w:basedOn w:val="berschrift0"/>
    <w:link w:val="berschrift0Zchn0"/>
    <w:qFormat/>
    <w:rsid w:val="0080795A"/>
  </w:style>
  <w:style w:type="paragraph" w:customStyle="1" w:styleId="berschrift40">
    <w:name w:val="Überschrift4"/>
    <w:basedOn w:val="berschrift3"/>
    <w:link w:val="berschrift4Zchn0"/>
    <w:autoRedefine/>
    <w:qFormat/>
    <w:rsid w:val="00777887"/>
    <w:pPr>
      <w:jc w:val="left"/>
      <w:outlineLvl w:val="3"/>
    </w:pPr>
    <w:rPr>
      <w:b w:val="0"/>
      <w:i w:val="0"/>
      <w:u w:val="single"/>
    </w:rPr>
  </w:style>
  <w:style w:type="character" w:customStyle="1" w:styleId="berschrift0Zchn">
    <w:name w:val="Überschrift 0 Zchn"/>
    <w:basedOn w:val="Absatz-Standardschriftart"/>
    <w:link w:val="berschrift0"/>
    <w:rsid w:val="0080795A"/>
    <w:rPr>
      <w:rFonts w:ascii="Arial" w:hAnsi="Arial"/>
      <w:b/>
      <w:sz w:val="30"/>
    </w:rPr>
  </w:style>
  <w:style w:type="character" w:customStyle="1" w:styleId="berschrift0Zchn0">
    <w:name w:val="Überschrift0 Zchn"/>
    <w:basedOn w:val="berschrift0Zchn"/>
    <w:link w:val="berschrift00"/>
    <w:rsid w:val="0080795A"/>
    <w:rPr>
      <w:rFonts w:ascii="Arial" w:hAnsi="Arial"/>
      <w:b/>
      <w:sz w:val="30"/>
    </w:rPr>
  </w:style>
  <w:style w:type="character" w:customStyle="1" w:styleId="berschrift3Zchn">
    <w:name w:val="Überschrift 3 Zchn"/>
    <w:basedOn w:val="Absatz-Standardschriftart"/>
    <w:link w:val="berschrift3"/>
    <w:rsid w:val="0080795A"/>
    <w:rPr>
      <w:rFonts w:ascii="Arial" w:hAnsi="Arial" w:cs="Arial"/>
      <w:b/>
      <w:bCs/>
      <w:i/>
      <w:sz w:val="22"/>
      <w:szCs w:val="26"/>
    </w:rPr>
  </w:style>
  <w:style w:type="character" w:customStyle="1" w:styleId="berschrift4Zchn0">
    <w:name w:val="Überschrift4 Zchn"/>
    <w:basedOn w:val="berschrift3Zchn"/>
    <w:link w:val="berschrift40"/>
    <w:rsid w:val="00777887"/>
    <w:rPr>
      <w:rFonts w:ascii="Arial" w:hAnsi="Arial" w:cs="Arial"/>
      <w:b w:val="0"/>
      <w:bCs/>
      <w:i w:val="0"/>
      <w:sz w:val="22"/>
      <w:szCs w:val="26"/>
      <w:u w:val="single"/>
    </w:rPr>
  </w:style>
  <w:style w:type="paragraph" w:styleId="Verzeichnis4">
    <w:name w:val="toc 4"/>
    <w:basedOn w:val="Standard"/>
    <w:next w:val="Standard"/>
    <w:autoRedefine/>
    <w:uiPriority w:val="39"/>
    <w:qFormat/>
    <w:rsid w:val="001E7035"/>
    <w:pPr>
      <w:tabs>
        <w:tab w:val="right" w:leader="dot" w:pos="9611"/>
      </w:tabs>
      <w:spacing w:after="100"/>
      <w:ind w:left="992"/>
      <w:jc w:val="left"/>
    </w:pPr>
    <w:rPr>
      <w:noProof/>
    </w:rPr>
  </w:style>
  <w:style w:type="character" w:styleId="Hyperlink">
    <w:name w:val="Hyperlink"/>
    <w:basedOn w:val="Absatz-Standardschriftart"/>
    <w:uiPriority w:val="99"/>
    <w:unhideWhenUsed/>
    <w:rsid w:val="00777887"/>
    <w:rPr>
      <w:color w:val="0563C1" w:themeColor="hyperlink"/>
      <w:u w:val="single"/>
    </w:rPr>
  </w:style>
  <w:style w:type="paragraph" w:styleId="StandardWeb">
    <w:name w:val="Normal (Web)"/>
    <w:basedOn w:val="Standard"/>
    <w:uiPriority w:val="99"/>
    <w:unhideWhenUsed/>
    <w:rsid w:val="008B3F75"/>
    <w:pPr>
      <w:spacing w:before="100" w:beforeAutospacing="1" w:after="100" w:afterAutospacing="1"/>
      <w:jc w:val="left"/>
    </w:pPr>
    <w:rPr>
      <w:rFonts w:ascii="Times New Roman" w:hAnsi="Times New Roman"/>
      <w:sz w:val="24"/>
    </w:rPr>
  </w:style>
  <w:style w:type="paragraph" w:styleId="Listenabsatz">
    <w:name w:val="List Paragraph"/>
    <w:basedOn w:val="Standard"/>
    <w:uiPriority w:val="34"/>
    <w:qFormat/>
    <w:rsid w:val="008B3F75"/>
    <w:pPr>
      <w:ind w:left="720"/>
      <w:contextualSpacing/>
    </w:pPr>
  </w:style>
  <w:style w:type="character" w:styleId="Kommentarzeichen">
    <w:name w:val="annotation reference"/>
    <w:basedOn w:val="Absatz-Standardschriftart"/>
    <w:uiPriority w:val="99"/>
    <w:unhideWhenUsed/>
    <w:rsid w:val="00B70EA6"/>
    <w:rPr>
      <w:sz w:val="16"/>
      <w:szCs w:val="16"/>
    </w:rPr>
  </w:style>
  <w:style w:type="paragraph" w:styleId="Kommentartext">
    <w:name w:val="annotation text"/>
    <w:basedOn w:val="Standard"/>
    <w:link w:val="KommentartextZchn"/>
    <w:uiPriority w:val="99"/>
    <w:unhideWhenUsed/>
    <w:rsid w:val="00B70EA6"/>
    <w:pPr>
      <w:spacing w:after="160"/>
      <w:jc w:val="left"/>
    </w:pPr>
    <w:rPr>
      <w:rFonts w:asciiTheme="minorHAnsi" w:eastAsiaTheme="minorHAnsi" w:hAnsiTheme="minorHAnsi" w:cstheme="minorBidi"/>
      <w:sz w:val="20"/>
      <w:szCs w:val="20"/>
      <w:lang w:eastAsia="en-US"/>
    </w:rPr>
  </w:style>
  <w:style w:type="character" w:customStyle="1" w:styleId="KommentartextZchn">
    <w:name w:val="Kommentartext Zchn"/>
    <w:basedOn w:val="Absatz-Standardschriftart"/>
    <w:link w:val="Kommentartext"/>
    <w:uiPriority w:val="99"/>
    <w:rsid w:val="00B70EA6"/>
    <w:rPr>
      <w:rFonts w:asciiTheme="minorHAnsi" w:eastAsiaTheme="minorHAnsi" w:hAnsiTheme="minorHAnsi" w:cstheme="minorBidi"/>
      <w:lang w:eastAsia="en-US"/>
    </w:rPr>
  </w:style>
  <w:style w:type="character" w:customStyle="1" w:styleId="berschrift4Zchn">
    <w:name w:val="Überschrift 4 Zchn"/>
    <w:basedOn w:val="Absatz-Standardschriftart"/>
    <w:link w:val="berschrift4"/>
    <w:semiHidden/>
    <w:rsid w:val="00520590"/>
    <w:rPr>
      <w:rFonts w:asciiTheme="majorHAnsi" w:eastAsiaTheme="majorEastAsia" w:hAnsiTheme="majorHAnsi" w:cstheme="majorBidi"/>
      <w:i/>
      <w:iCs/>
      <w:color w:val="2E74B5" w:themeColor="accent1" w:themeShade="BF"/>
      <w:sz w:val="22"/>
      <w:szCs w:val="24"/>
    </w:rPr>
  </w:style>
  <w:style w:type="paragraph" w:styleId="Kommentarthema">
    <w:name w:val="annotation subject"/>
    <w:basedOn w:val="Kommentartext"/>
    <w:next w:val="Kommentartext"/>
    <w:link w:val="KommentarthemaZchn"/>
    <w:rsid w:val="00E723EF"/>
    <w:pPr>
      <w:spacing w:after="0"/>
      <w:jc w:val="both"/>
    </w:pPr>
    <w:rPr>
      <w:rFonts w:ascii="Arial" w:eastAsia="Times New Roman" w:hAnsi="Arial" w:cs="Times New Roman"/>
      <w:b/>
      <w:bCs/>
      <w:lang w:eastAsia="de-DE"/>
    </w:rPr>
  </w:style>
  <w:style w:type="character" w:customStyle="1" w:styleId="KommentarthemaZchn">
    <w:name w:val="Kommentarthema Zchn"/>
    <w:basedOn w:val="KommentartextZchn"/>
    <w:link w:val="Kommentarthema"/>
    <w:rsid w:val="00E723EF"/>
    <w:rPr>
      <w:rFonts w:ascii="Arial" w:eastAsiaTheme="minorHAnsi" w:hAnsi="Arial" w:cstheme="minorBidi"/>
      <w:b/>
      <w:bCs/>
      <w:lang w:eastAsia="en-US"/>
    </w:rPr>
  </w:style>
  <w:style w:type="paragraph" w:styleId="berarbeitung">
    <w:name w:val="Revision"/>
    <w:hidden/>
    <w:uiPriority w:val="99"/>
    <w:semiHidden/>
    <w:rsid w:val="00E723EF"/>
    <w:rPr>
      <w:rFonts w:ascii="Arial" w:hAnsi="Arial"/>
      <w:sz w:val="22"/>
      <w:szCs w:val="24"/>
    </w:rPr>
  </w:style>
  <w:style w:type="paragraph" w:styleId="Sprechblasentext">
    <w:name w:val="Balloon Text"/>
    <w:basedOn w:val="Standard"/>
    <w:link w:val="SprechblasentextZchn"/>
    <w:rsid w:val="00E723EF"/>
    <w:rPr>
      <w:rFonts w:ascii="Segoe UI" w:hAnsi="Segoe UI" w:cs="Segoe UI"/>
      <w:sz w:val="18"/>
      <w:szCs w:val="18"/>
    </w:rPr>
  </w:style>
  <w:style w:type="character" w:customStyle="1" w:styleId="SprechblasentextZchn">
    <w:name w:val="Sprechblasentext Zchn"/>
    <w:basedOn w:val="Absatz-Standardschriftart"/>
    <w:link w:val="Sprechblasentext"/>
    <w:rsid w:val="00E723EF"/>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4815744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microsoft.com/office/2011/relationships/people" Target="peop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eg"/></Relationships>
</file>

<file path=word/_rels/settings.xml.rels><?xml version="1.0" encoding="UTF-8" standalone="yes"?>
<Relationships xmlns="http://schemas.openxmlformats.org/package/2006/relationships"><Relationship Id="rId1" Type="http://schemas.openxmlformats.org/officeDocument/2006/relationships/attachedTemplate" Target="file:///\\Ntsrv06\shared\Info\&#214;ffentlichkeitsarbeit_Marketing\01_Klinikum_Leverkusen_gGmbH\02_Word_Vorlagen\Vorlagen_ab_2025\KL_Bericht_2023.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F478D95-0FD4-4517-8D46-695EA399C03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KL_Bericht_2023.dotx</Template>
  <TotalTime>0</TotalTime>
  <Pages>8</Pages>
  <Words>1690</Words>
  <Characters>10651</Characters>
  <Application>Microsoft Office Word</Application>
  <DocSecurity>0</DocSecurity>
  <Lines>88</Lines>
  <Paragraphs>24</Paragraphs>
  <ScaleCrop>false</ScaleCrop>
  <HeadingPairs>
    <vt:vector size="2" baseType="variant">
      <vt:variant>
        <vt:lpstr>Titel</vt:lpstr>
      </vt:variant>
      <vt:variant>
        <vt:i4>1</vt:i4>
      </vt:variant>
    </vt:vector>
  </HeadingPairs>
  <TitlesOfParts>
    <vt:vector size="1" baseType="lpstr">
      <vt:lpstr>Hygienemaßnahmen bei ESBL-bildenden Bakterien</vt:lpstr>
    </vt:vector>
  </TitlesOfParts>
  <Company>Klinikum Leverkusen gGmbH</Company>
  <LinksUpToDate>false</LinksUpToDate>
  <CharactersWithSpaces>12317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Hygienemaßnahmen bei ESBL-bildenden Bakterien</dc:title>
  <dc:subject/>
  <dc:creator>Frau Sieben</dc:creator>
  <cp:keywords/>
  <dc:description/>
  <cp:lastModifiedBy>Adilovic, Selim</cp:lastModifiedBy>
  <cp:revision>23</cp:revision>
  <cp:lastPrinted>2009-07-16T14:27:00Z</cp:lastPrinted>
  <dcterms:created xsi:type="dcterms:W3CDTF">2026-02-04T11:45:00Z</dcterms:created>
  <dcterms:modified xsi:type="dcterms:W3CDTF">2026-04-30T13:11:00Z</dcterms:modified>
</cp:coreProperties>
</file>